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793F00" w14:textId="77777777" w:rsidR="005C4A30" w:rsidRPr="006E41E0" w:rsidRDefault="005C4A30" w:rsidP="005C4A30">
      <w:pPr>
        <w:pStyle w:val="Default"/>
        <w:spacing w:line="276" w:lineRule="auto"/>
        <w:jc w:val="center"/>
        <w:rPr>
          <w:rFonts w:ascii="Tahoma" w:hAnsi="Tahoma" w:cs="Tahoma"/>
          <w:b/>
          <w:lang w:eastAsia="en-US"/>
        </w:rPr>
      </w:pPr>
      <w:r w:rsidRPr="006E41E0">
        <w:rPr>
          <w:rFonts w:ascii="Tahoma" w:hAnsi="Tahoma" w:cs="Tahoma"/>
          <w:b/>
          <w:lang w:eastAsia="en-US"/>
        </w:rPr>
        <w:t>REPUBLIQUE DU SENEGAL</w:t>
      </w:r>
    </w:p>
    <w:p w14:paraId="2F72EB12" w14:textId="77777777" w:rsidR="005C4A30" w:rsidRPr="006E41E0" w:rsidRDefault="005C4A30" w:rsidP="005C4A30">
      <w:pPr>
        <w:pStyle w:val="Default"/>
        <w:spacing w:line="276" w:lineRule="auto"/>
        <w:jc w:val="center"/>
        <w:rPr>
          <w:rFonts w:ascii="Tahoma" w:hAnsi="Tahoma" w:cs="Tahoma"/>
          <w:i/>
          <w:lang w:eastAsia="en-US"/>
        </w:rPr>
      </w:pPr>
      <w:r w:rsidRPr="006E41E0">
        <w:rPr>
          <w:rFonts w:ascii="Tahoma" w:hAnsi="Tahoma" w:cs="Tahoma"/>
          <w:i/>
          <w:lang w:eastAsia="en-US"/>
        </w:rPr>
        <w:t>Un Peuple – Un But – Une Foi</w:t>
      </w:r>
    </w:p>
    <w:p w14:paraId="66B0E5FB" w14:textId="77777777" w:rsidR="005C4A30" w:rsidRPr="006E41E0" w:rsidRDefault="005C4A30" w:rsidP="005C4A30">
      <w:pPr>
        <w:pStyle w:val="Default"/>
        <w:spacing w:line="276" w:lineRule="auto"/>
        <w:jc w:val="center"/>
        <w:rPr>
          <w:rFonts w:ascii="Tahoma" w:hAnsi="Tahoma" w:cs="Tahoma"/>
          <w:b/>
          <w:lang w:eastAsia="en-US"/>
        </w:rPr>
      </w:pPr>
      <w:r w:rsidRPr="006E41E0">
        <w:rPr>
          <w:rFonts w:ascii="Tahoma" w:hAnsi="Tahoma" w:cs="Tahoma"/>
          <w:b/>
          <w:lang w:eastAsia="en-US"/>
        </w:rPr>
        <w:t>------------</w:t>
      </w:r>
    </w:p>
    <w:p w14:paraId="2B73C339" w14:textId="77777777" w:rsidR="005C4A30" w:rsidRPr="006E41E0" w:rsidRDefault="005C4A30" w:rsidP="005C4A30">
      <w:pPr>
        <w:pStyle w:val="Default"/>
        <w:spacing w:line="276" w:lineRule="auto"/>
        <w:jc w:val="center"/>
        <w:rPr>
          <w:rFonts w:ascii="Tahoma" w:hAnsi="Tahoma" w:cs="Tahoma"/>
          <w:b/>
          <w:lang w:eastAsia="en-US"/>
        </w:rPr>
      </w:pPr>
      <w:r w:rsidRPr="006E41E0">
        <w:rPr>
          <w:rFonts w:ascii="Tahoma" w:hAnsi="Tahoma" w:cs="Tahoma"/>
          <w:b/>
          <w:lang w:eastAsia="en-US"/>
        </w:rPr>
        <w:t>MINISTERE DE L’ECONOMIE,</w:t>
      </w:r>
    </w:p>
    <w:p w14:paraId="131530E9" w14:textId="77777777" w:rsidR="005C4A30" w:rsidRPr="006E41E0" w:rsidRDefault="005C4A30" w:rsidP="005C4A30">
      <w:pPr>
        <w:pStyle w:val="Default"/>
        <w:spacing w:line="276" w:lineRule="auto"/>
        <w:jc w:val="center"/>
        <w:rPr>
          <w:rFonts w:ascii="Tahoma" w:hAnsi="Tahoma" w:cs="Tahoma"/>
          <w:b/>
          <w:lang w:eastAsia="en-US"/>
        </w:rPr>
      </w:pPr>
      <w:r w:rsidRPr="006E41E0">
        <w:rPr>
          <w:rFonts w:ascii="Tahoma" w:hAnsi="Tahoma" w:cs="Tahoma"/>
          <w:b/>
          <w:lang w:eastAsia="en-US"/>
        </w:rPr>
        <w:t>DU PLAN ET DE LA COOPERATION</w:t>
      </w:r>
    </w:p>
    <w:p w14:paraId="2F020DE6" w14:textId="77777777" w:rsidR="005C4A30" w:rsidRPr="000033B0" w:rsidRDefault="005C4A30" w:rsidP="005C4A30">
      <w:pPr>
        <w:jc w:val="center"/>
        <w:rPr>
          <w:rFonts w:ascii="Tahoma" w:hAnsi="Tahoma" w:cs="Tahoma"/>
          <w:b/>
          <w:bCs/>
          <w:color w:val="4F81BD"/>
          <w:lang w:val="fr-FR"/>
        </w:rPr>
      </w:pPr>
    </w:p>
    <w:p w14:paraId="7CDBED51" w14:textId="77777777" w:rsidR="005C4A30" w:rsidRPr="006E41E0" w:rsidRDefault="005C4A30" w:rsidP="005C4A30">
      <w:pPr>
        <w:jc w:val="center"/>
        <w:rPr>
          <w:rFonts w:ascii="Tahoma" w:hAnsi="Tahoma" w:cs="Tahoma"/>
          <w:b/>
        </w:rPr>
      </w:pPr>
      <w:r w:rsidRPr="006E41E0">
        <w:rPr>
          <w:rFonts w:ascii="Tahoma" w:hAnsi="Tahoma" w:cs="Tahoma"/>
          <w:noProof/>
        </w:rPr>
        <w:drawing>
          <wp:inline distT="0" distB="0" distL="0" distR="0" wp14:anchorId="0774911B" wp14:editId="1DEF7B46">
            <wp:extent cx="1602105" cy="1455420"/>
            <wp:effectExtent l="1905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1602105" cy="1455420"/>
                    </a:xfrm>
                    <a:prstGeom prst="rect">
                      <a:avLst/>
                    </a:prstGeom>
                    <a:noFill/>
                    <a:ln w="9525">
                      <a:noFill/>
                      <a:miter lim="800000"/>
                      <a:headEnd/>
                      <a:tailEnd/>
                    </a:ln>
                  </pic:spPr>
                </pic:pic>
              </a:graphicData>
            </a:graphic>
          </wp:inline>
        </w:drawing>
      </w:r>
    </w:p>
    <w:p w14:paraId="1C2C488B" w14:textId="77777777" w:rsidR="005C4A30" w:rsidRPr="006E41E0" w:rsidRDefault="005C4A30" w:rsidP="005C4A30">
      <w:pPr>
        <w:jc w:val="center"/>
        <w:rPr>
          <w:rFonts w:ascii="Tahoma" w:hAnsi="Tahoma" w:cs="Tahoma"/>
          <w:b/>
        </w:rPr>
      </w:pPr>
    </w:p>
    <w:p w14:paraId="69E7C9BF" w14:textId="1954180D" w:rsidR="005C4A30" w:rsidRPr="000033B0" w:rsidRDefault="005C4A30" w:rsidP="005C4A30">
      <w:pPr>
        <w:jc w:val="center"/>
        <w:rPr>
          <w:rFonts w:ascii="Tahoma" w:hAnsi="Tahoma" w:cs="Tahoma"/>
          <w:b/>
          <w:lang w:val="fr-FR"/>
        </w:rPr>
      </w:pPr>
      <w:r w:rsidRPr="000033B0">
        <w:rPr>
          <w:rFonts w:ascii="Tahoma" w:hAnsi="Tahoma" w:cs="Tahoma"/>
          <w:b/>
          <w:lang w:val="fr-FR"/>
        </w:rPr>
        <w:t>DIRECTION DE LA METHODOLOGIE, DE LA COORDINATION STATISTIQUE ET DE L’INNOVATION</w:t>
      </w:r>
      <w:r w:rsidR="001D2058">
        <w:rPr>
          <w:rFonts w:ascii="Tahoma" w:hAnsi="Tahoma" w:cs="Tahoma"/>
          <w:b/>
          <w:lang w:val="fr-FR"/>
        </w:rPr>
        <w:t xml:space="preserve"> (DMCI)</w:t>
      </w:r>
    </w:p>
    <w:p w14:paraId="0A0C6ECB" w14:textId="77777777" w:rsidR="005C4A30" w:rsidRPr="000033B0" w:rsidRDefault="005C4A30" w:rsidP="005C4A30">
      <w:pPr>
        <w:jc w:val="both"/>
        <w:rPr>
          <w:rFonts w:ascii="Tahoma" w:hAnsi="Tahoma" w:cs="Tahoma"/>
          <w:b/>
          <w:lang w:val="fr-FR"/>
        </w:rPr>
      </w:pPr>
    </w:p>
    <w:tbl>
      <w:tblPr>
        <w:tblStyle w:val="Grilledutableau"/>
        <w:tblW w:w="10366" w:type="dxa"/>
        <w:tblInd w:w="-659" w:type="dxa"/>
        <w:tblLook w:val="04A0" w:firstRow="1" w:lastRow="0" w:firstColumn="1" w:lastColumn="0" w:noHBand="0" w:noVBand="1"/>
      </w:tblPr>
      <w:tblGrid>
        <w:gridCol w:w="10366"/>
      </w:tblGrid>
      <w:tr w:rsidR="005C4A30" w:rsidRPr="007728C5" w14:paraId="01F90CE7" w14:textId="77777777" w:rsidTr="00BA77D2">
        <w:trPr>
          <w:trHeight w:val="2540"/>
        </w:trPr>
        <w:tc>
          <w:tcPr>
            <w:tcW w:w="10366" w:type="dxa"/>
            <w:shd w:val="clear" w:color="auto" w:fill="DEEAF6" w:themeFill="accent1" w:themeFillTint="33"/>
            <w:vAlign w:val="center"/>
          </w:tcPr>
          <w:p w14:paraId="1A030C3C" w14:textId="0B657FDA" w:rsidR="005C4A30" w:rsidRPr="007C5DEF" w:rsidRDefault="001D2058" w:rsidP="00EB27F2">
            <w:pPr>
              <w:jc w:val="center"/>
              <w:rPr>
                <w:rFonts w:ascii="Tahoma" w:hAnsi="Tahoma" w:cs="Tahoma"/>
                <w:b/>
                <w:color w:val="0F3192"/>
                <w:sz w:val="40"/>
                <w:szCs w:val="44"/>
                <w:lang w:val="fr-FR"/>
              </w:rPr>
            </w:pPr>
            <w:r>
              <w:rPr>
                <w:rFonts w:ascii="Tahoma" w:hAnsi="Tahoma" w:cs="Tahoma"/>
                <w:b/>
                <w:color w:val="0F3192"/>
                <w:sz w:val="36"/>
                <w:szCs w:val="40"/>
                <w:lang w:val="fr-SN"/>
              </w:rPr>
              <w:t>QUESTIONNAIRE</w:t>
            </w:r>
            <w:r w:rsidR="00591836" w:rsidRPr="00BA77D2">
              <w:rPr>
                <w:rFonts w:ascii="Tahoma" w:hAnsi="Tahoma" w:cs="Tahoma"/>
                <w:b/>
                <w:color w:val="0F3192"/>
                <w:sz w:val="36"/>
                <w:szCs w:val="40"/>
                <w:lang w:val="fr-FR"/>
              </w:rPr>
              <w:t xml:space="preserve"> DE L’ENQU</w:t>
            </w:r>
            <w:r w:rsidR="00EB27F2" w:rsidRPr="00BA77D2">
              <w:rPr>
                <w:rFonts w:ascii="Tahoma" w:hAnsi="Tahoma" w:cs="Tahoma"/>
                <w:b/>
                <w:color w:val="0F3192"/>
                <w:sz w:val="36"/>
                <w:szCs w:val="40"/>
                <w:lang w:val="fr-FR"/>
              </w:rPr>
              <w:t>Ê</w:t>
            </w:r>
            <w:r w:rsidR="00591836" w:rsidRPr="00BA77D2">
              <w:rPr>
                <w:rFonts w:ascii="Tahoma" w:hAnsi="Tahoma" w:cs="Tahoma"/>
                <w:b/>
                <w:color w:val="0F3192"/>
                <w:sz w:val="36"/>
                <w:szCs w:val="40"/>
                <w:lang w:val="fr-FR"/>
              </w:rPr>
              <w:t xml:space="preserve">TE </w:t>
            </w:r>
            <w:r w:rsidR="00232833" w:rsidRPr="00BA77D2">
              <w:rPr>
                <w:rFonts w:ascii="Tahoma" w:hAnsi="Tahoma" w:cs="Tahoma"/>
                <w:b/>
                <w:color w:val="0F3192"/>
                <w:sz w:val="36"/>
                <w:szCs w:val="40"/>
                <w:lang w:val="fr-FR"/>
              </w:rPr>
              <w:t>L</w:t>
            </w:r>
            <w:r w:rsidR="00232833" w:rsidRPr="00BA77D2">
              <w:rPr>
                <w:rFonts w:ascii="Tahoma" w:hAnsi="Tahoma" w:cs="Tahoma"/>
                <w:b/>
                <w:color w:val="0F3192"/>
                <w:sz w:val="36"/>
                <w:szCs w:val="40"/>
                <w:lang w:val="fr-SN"/>
              </w:rPr>
              <w:t>É</w:t>
            </w:r>
            <w:r w:rsidR="00232833" w:rsidRPr="00BA77D2">
              <w:rPr>
                <w:rFonts w:ascii="Tahoma" w:hAnsi="Tahoma" w:cs="Tahoma"/>
                <w:b/>
                <w:color w:val="0F3192"/>
                <w:sz w:val="36"/>
                <w:szCs w:val="40"/>
                <w:lang w:val="fr-FR"/>
              </w:rPr>
              <w:t>G</w:t>
            </w:r>
            <w:r w:rsidR="00EB27F2" w:rsidRPr="00BA77D2">
              <w:rPr>
                <w:rFonts w:ascii="Tahoma" w:hAnsi="Tahoma" w:cs="Tahoma"/>
                <w:b/>
                <w:bCs/>
                <w:color w:val="0F3192"/>
                <w:sz w:val="36"/>
                <w:szCs w:val="40"/>
                <w:lang w:val="fr-FR"/>
              </w:rPr>
              <w:t>È</w:t>
            </w:r>
            <w:r w:rsidR="00232833" w:rsidRPr="00BA77D2">
              <w:rPr>
                <w:rFonts w:ascii="Tahoma" w:hAnsi="Tahoma" w:cs="Tahoma"/>
                <w:b/>
                <w:color w:val="0F3192"/>
                <w:sz w:val="36"/>
                <w:szCs w:val="40"/>
                <w:lang w:val="fr-FR"/>
              </w:rPr>
              <w:t xml:space="preserve">RE </w:t>
            </w:r>
            <w:r w:rsidR="00591836" w:rsidRPr="00BA77D2">
              <w:rPr>
                <w:rFonts w:ascii="Tahoma" w:hAnsi="Tahoma" w:cs="Tahoma"/>
                <w:b/>
                <w:color w:val="0F3192"/>
                <w:sz w:val="36"/>
                <w:szCs w:val="40"/>
                <w:lang w:val="fr-FR"/>
              </w:rPr>
              <w:t>DE V</w:t>
            </w:r>
            <w:r w:rsidR="00232833" w:rsidRPr="00BA77D2">
              <w:rPr>
                <w:rFonts w:ascii="Tahoma" w:hAnsi="Tahoma" w:cs="Tahoma"/>
                <w:b/>
                <w:color w:val="0F3192"/>
                <w:sz w:val="36"/>
                <w:szCs w:val="40"/>
                <w:lang w:val="fr-SN"/>
              </w:rPr>
              <w:t>É</w:t>
            </w:r>
            <w:r w:rsidR="00591836" w:rsidRPr="00BA77D2">
              <w:rPr>
                <w:rFonts w:ascii="Tahoma" w:hAnsi="Tahoma" w:cs="Tahoma"/>
                <w:b/>
                <w:color w:val="0F3192"/>
                <w:sz w:val="36"/>
                <w:szCs w:val="40"/>
                <w:lang w:val="fr-FR"/>
              </w:rPr>
              <w:t>RIFICATION DES TRAVAUX DE CIBLAGE</w:t>
            </w:r>
            <w:r w:rsidR="00232833" w:rsidRPr="00BA77D2">
              <w:rPr>
                <w:rFonts w:ascii="Tahoma" w:hAnsi="Tahoma" w:cs="Tahoma"/>
                <w:b/>
                <w:color w:val="0F3192"/>
                <w:sz w:val="36"/>
                <w:szCs w:val="40"/>
                <w:lang w:val="fr-FR"/>
              </w:rPr>
              <w:t xml:space="preserve"> DES M</w:t>
            </w:r>
            <w:r w:rsidR="00232833" w:rsidRPr="00BA77D2">
              <w:rPr>
                <w:rFonts w:ascii="Tahoma" w:hAnsi="Tahoma" w:cs="Tahoma"/>
                <w:b/>
                <w:color w:val="0F3192"/>
                <w:sz w:val="36"/>
                <w:szCs w:val="40"/>
                <w:lang w:val="fr-SN"/>
              </w:rPr>
              <w:t>É</w:t>
            </w:r>
            <w:r w:rsidR="00232833" w:rsidRPr="00BA77D2">
              <w:rPr>
                <w:rFonts w:ascii="Tahoma" w:hAnsi="Tahoma" w:cs="Tahoma"/>
                <w:b/>
                <w:color w:val="0F3192"/>
                <w:sz w:val="36"/>
                <w:szCs w:val="40"/>
                <w:lang w:val="fr-FR"/>
              </w:rPr>
              <w:t>NAGES PAUVRES AU S</w:t>
            </w:r>
            <w:r w:rsidR="00232833" w:rsidRPr="00BA77D2">
              <w:rPr>
                <w:rFonts w:ascii="Tahoma" w:hAnsi="Tahoma" w:cs="Tahoma"/>
                <w:b/>
                <w:color w:val="0F3192"/>
                <w:sz w:val="36"/>
                <w:szCs w:val="40"/>
                <w:lang w:val="fr-SN"/>
              </w:rPr>
              <w:t>É</w:t>
            </w:r>
            <w:r w:rsidR="00232833" w:rsidRPr="00BA77D2">
              <w:rPr>
                <w:rFonts w:ascii="Tahoma" w:hAnsi="Tahoma" w:cs="Tahoma"/>
                <w:b/>
                <w:color w:val="0F3192"/>
                <w:sz w:val="36"/>
                <w:szCs w:val="40"/>
                <w:lang w:val="fr-FR"/>
              </w:rPr>
              <w:t>N</w:t>
            </w:r>
            <w:r w:rsidR="00232833" w:rsidRPr="00BA77D2">
              <w:rPr>
                <w:rFonts w:ascii="Tahoma" w:hAnsi="Tahoma" w:cs="Tahoma"/>
                <w:b/>
                <w:color w:val="0F3192"/>
                <w:sz w:val="36"/>
                <w:szCs w:val="40"/>
                <w:lang w:val="fr-SN"/>
              </w:rPr>
              <w:t>É</w:t>
            </w:r>
            <w:r w:rsidR="00232833" w:rsidRPr="00BA77D2">
              <w:rPr>
                <w:rFonts w:ascii="Tahoma" w:hAnsi="Tahoma" w:cs="Tahoma"/>
                <w:b/>
                <w:color w:val="0F3192"/>
                <w:sz w:val="36"/>
                <w:szCs w:val="40"/>
                <w:lang w:val="fr-FR"/>
              </w:rPr>
              <w:t xml:space="preserve">GAL </w:t>
            </w:r>
          </w:p>
        </w:tc>
      </w:tr>
    </w:tbl>
    <w:p w14:paraId="4A70A8BF" w14:textId="77777777" w:rsidR="005C4A30" w:rsidRPr="008D0E24" w:rsidRDefault="005C4A30" w:rsidP="005C4A30">
      <w:pPr>
        <w:spacing w:line="288" w:lineRule="auto"/>
        <w:jc w:val="both"/>
        <w:rPr>
          <w:szCs w:val="24"/>
          <w:lang w:val="fr-CA" w:eastAsia="fr-CA"/>
        </w:rPr>
      </w:pPr>
    </w:p>
    <w:p w14:paraId="5F069562" w14:textId="77777777" w:rsidR="005C4A30" w:rsidRPr="008D0E24" w:rsidRDefault="005C4A30" w:rsidP="005C4A30">
      <w:pPr>
        <w:spacing w:line="288" w:lineRule="auto"/>
        <w:jc w:val="both"/>
        <w:rPr>
          <w:szCs w:val="24"/>
          <w:lang w:val="fr-CA" w:eastAsia="fr-CA"/>
        </w:rPr>
      </w:pPr>
    </w:p>
    <w:p w14:paraId="1A9DB3F6" w14:textId="77777777" w:rsidR="005C4A30" w:rsidRPr="008D0E24" w:rsidRDefault="005C4A30" w:rsidP="005C4A30">
      <w:pPr>
        <w:spacing w:line="288" w:lineRule="auto"/>
        <w:jc w:val="both"/>
        <w:rPr>
          <w:szCs w:val="24"/>
          <w:lang w:val="fr-CA" w:eastAsia="fr-CA"/>
        </w:rPr>
      </w:pPr>
    </w:p>
    <w:p w14:paraId="2F0D924D" w14:textId="77777777" w:rsidR="005C4A30" w:rsidRPr="008D0E24" w:rsidRDefault="005C4A30" w:rsidP="005C4A30">
      <w:pPr>
        <w:spacing w:line="288" w:lineRule="auto"/>
        <w:jc w:val="both"/>
        <w:rPr>
          <w:b/>
          <w:bCs/>
          <w:szCs w:val="24"/>
          <w:lang w:val="fr-CA" w:eastAsia="fr-CA"/>
        </w:rPr>
      </w:pPr>
    </w:p>
    <w:p w14:paraId="36B254B6" w14:textId="77777777" w:rsidR="005C4A30" w:rsidRDefault="005C4A30" w:rsidP="005C4A30">
      <w:pPr>
        <w:spacing w:line="288" w:lineRule="auto"/>
        <w:jc w:val="center"/>
        <w:rPr>
          <w:rFonts w:ascii="Tahoma" w:hAnsi="Tahoma" w:cs="Tahoma"/>
          <w:b/>
          <w:bCs/>
          <w:szCs w:val="24"/>
          <w:lang w:val="fr-CA" w:eastAsia="fr-CA"/>
        </w:rPr>
      </w:pPr>
    </w:p>
    <w:p w14:paraId="7268A18E" w14:textId="77777777" w:rsidR="005C4A30" w:rsidRDefault="005C4A30" w:rsidP="005C4A30">
      <w:pPr>
        <w:spacing w:line="288" w:lineRule="auto"/>
        <w:jc w:val="center"/>
        <w:rPr>
          <w:rFonts w:ascii="Tahoma" w:hAnsi="Tahoma" w:cs="Tahoma"/>
          <w:b/>
          <w:bCs/>
          <w:szCs w:val="24"/>
          <w:lang w:val="fr-CA" w:eastAsia="fr-CA"/>
        </w:rPr>
      </w:pPr>
    </w:p>
    <w:p w14:paraId="330AC3D1" w14:textId="77777777" w:rsidR="005C4A30" w:rsidRDefault="005C4A30" w:rsidP="005C4A30">
      <w:pPr>
        <w:spacing w:line="288" w:lineRule="auto"/>
        <w:jc w:val="center"/>
        <w:rPr>
          <w:rFonts w:ascii="Tahoma" w:hAnsi="Tahoma" w:cs="Tahoma"/>
          <w:b/>
          <w:bCs/>
          <w:szCs w:val="24"/>
          <w:lang w:val="fr-CA" w:eastAsia="fr-CA"/>
        </w:rPr>
      </w:pPr>
    </w:p>
    <w:p w14:paraId="3F06ECE3" w14:textId="77777777" w:rsidR="005C4A30" w:rsidRDefault="005C4A30" w:rsidP="005C4A30">
      <w:pPr>
        <w:spacing w:line="288" w:lineRule="auto"/>
        <w:jc w:val="center"/>
        <w:rPr>
          <w:rFonts w:ascii="Tahoma" w:hAnsi="Tahoma" w:cs="Tahoma"/>
          <w:b/>
          <w:bCs/>
          <w:szCs w:val="24"/>
          <w:lang w:val="fr-CA" w:eastAsia="fr-CA"/>
        </w:rPr>
      </w:pPr>
    </w:p>
    <w:p w14:paraId="07BA90A4" w14:textId="5D372CA3" w:rsidR="005C4A30" w:rsidRDefault="001D2058" w:rsidP="005C4A30">
      <w:pPr>
        <w:jc w:val="center"/>
        <w:rPr>
          <w:rFonts w:ascii="Tahoma" w:hAnsi="Tahoma" w:cs="Tahoma"/>
          <w:b/>
          <w:bCs/>
          <w:szCs w:val="24"/>
          <w:lang w:val="fr-CA" w:eastAsia="fr-CA"/>
        </w:rPr>
        <w:sectPr w:rsidR="005C4A30" w:rsidSect="004A242A">
          <w:pgSz w:w="11906" w:h="16838"/>
          <w:pgMar w:top="1417" w:right="1417" w:bottom="1417" w:left="1417" w:header="708" w:footer="708" w:gutter="0"/>
          <w:cols w:space="708"/>
          <w:docGrid w:linePitch="360"/>
        </w:sectPr>
      </w:pPr>
      <w:r>
        <w:rPr>
          <w:rFonts w:ascii="Tahoma" w:hAnsi="Tahoma" w:cs="Tahoma"/>
          <w:b/>
          <w:bCs/>
          <w:szCs w:val="24"/>
          <w:lang w:val="fr-CA" w:eastAsia="fr-CA"/>
        </w:rPr>
        <w:t>Novembre</w:t>
      </w:r>
      <w:r w:rsidR="005C4A30" w:rsidRPr="000F325B">
        <w:rPr>
          <w:rFonts w:ascii="Tahoma" w:hAnsi="Tahoma" w:cs="Tahoma"/>
          <w:b/>
          <w:bCs/>
          <w:szCs w:val="24"/>
          <w:lang w:val="fr-CA" w:eastAsia="fr-CA"/>
        </w:rPr>
        <w:t xml:space="preserve"> 2024</w:t>
      </w:r>
    </w:p>
    <w:p w14:paraId="6A3792B7" w14:textId="2A002682" w:rsidR="00704802" w:rsidRDefault="00FE5FCB" w:rsidP="00144326">
      <w:pPr>
        <w:tabs>
          <w:tab w:val="left" w:pos="2060"/>
        </w:tabs>
        <w:rPr>
          <w:rFonts w:ascii="Tahoma" w:hAnsi="Tahoma" w:cs="Tahoma"/>
          <w:b/>
          <w:bCs/>
          <w:sz w:val="24"/>
          <w:lang w:val="fr-FR"/>
        </w:rPr>
      </w:pPr>
      <w:r>
        <w:rPr>
          <w:rFonts w:ascii="Tahoma" w:hAnsi="Tahoma" w:cs="Tahoma"/>
          <w:b/>
          <w:bCs/>
          <w:sz w:val="24"/>
          <w:lang w:val="fr-FR"/>
        </w:rPr>
        <w:lastRenderedPageBreak/>
        <w:t>QUESTIONNAIRE DE L’ENQUETE</w:t>
      </w:r>
    </w:p>
    <w:p w14:paraId="2E370207" w14:textId="77777777" w:rsidR="00FE5FCB" w:rsidRPr="007F74CA" w:rsidRDefault="00FE5FCB" w:rsidP="00FE5FCB">
      <w:pPr>
        <w:pStyle w:val="Corpsdetexte"/>
        <w:spacing w:before="79"/>
        <w:ind w:left="169"/>
        <w:rPr>
          <w:rFonts w:ascii="Tahoma" w:hAnsi="Tahoma" w:cs="Tahoma"/>
          <w:sz w:val="24"/>
          <w:szCs w:val="24"/>
        </w:rPr>
      </w:pPr>
      <w:r w:rsidRPr="007F74CA">
        <w:rPr>
          <w:rFonts w:ascii="Tahoma" w:hAnsi="Tahoma" w:cs="Tahoma"/>
          <w:sz w:val="24"/>
          <w:szCs w:val="24"/>
        </w:rPr>
        <w:t>SECTION</w:t>
      </w:r>
      <w:r w:rsidRPr="007F74CA">
        <w:rPr>
          <w:rFonts w:ascii="Tahoma" w:hAnsi="Tahoma" w:cs="Tahoma"/>
          <w:spacing w:val="-6"/>
          <w:sz w:val="24"/>
          <w:szCs w:val="24"/>
        </w:rPr>
        <w:t xml:space="preserve"> </w:t>
      </w:r>
      <w:r w:rsidRPr="007F74CA">
        <w:rPr>
          <w:rFonts w:ascii="Tahoma" w:hAnsi="Tahoma" w:cs="Tahoma"/>
          <w:sz w:val="24"/>
          <w:szCs w:val="24"/>
        </w:rPr>
        <w:t>0:</w:t>
      </w:r>
      <w:r w:rsidRPr="007F74CA">
        <w:rPr>
          <w:rFonts w:ascii="Tahoma" w:hAnsi="Tahoma" w:cs="Tahoma"/>
          <w:spacing w:val="-6"/>
          <w:sz w:val="24"/>
          <w:szCs w:val="24"/>
        </w:rPr>
        <w:t xml:space="preserve"> </w:t>
      </w:r>
      <w:r w:rsidRPr="007F74CA">
        <w:rPr>
          <w:rFonts w:ascii="Tahoma" w:hAnsi="Tahoma" w:cs="Tahoma"/>
          <w:sz w:val="24"/>
          <w:szCs w:val="24"/>
        </w:rPr>
        <w:t>IDENTIFICATION</w:t>
      </w:r>
      <w:r w:rsidRPr="007F74CA">
        <w:rPr>
          <w:rFonts w:ascii="Tahoma" w:hAnsi="Tahoma" w:cs="Tahoma"/>
          <w:spacing w:val="-5"/>
          <w:sz w:val="24"/>
          <w:szCs w:val="24"/>
        </w:rPr>
        <w:t xml:space="preserve"> </w:t>
      </w:r>
      <w:r w:rsidRPr="007F74CA">
        <w:rPr>
          <w:rFonts w:ascii="Tahoma" w:hAnsi="Tahoma" w:cs="Tahoma"/>
          <w:sz w:val="24"/>
          <w:szCs w:val="24"/>
        </w:rPr>
        <w:t>DU</w:t>
      </w:r>
      <w:r w:rsidRPr="007F74CA">
        <w:rPr>
          <w:rFonts w:ascii="Tahoma" w:hAnsi="Tahoma" w:cs="Tahoma"/>
          <w:spacing w:val="-6"/>
          <w:sz w:val="24"/>
          <w:szCs w:val="24"/>
        </w:rPr>
        <w:t xml:space="preserve"> </w:t>
      </w:r>
      <w:r w:rsidRPr="007F74CA">
        <w:rPr>
          <w:rFonts w:ascii="Tahoma" w:hAnsi="Tahoma" w:cs="Tahoma"/>
          <w:sz w:val="24"/>
          <w:szCs w:val="24"/>
        </w:rPr>
        <w:t>MENAGE</w:t>
      </w:r>
      <w:r w:rsidRPr="007F74CA">
        <w:rPr>
          <w:rFonts w:ascii="Tahoma" w:hAnsi="Tahoma" w:cs="Tahoma"/>
          <w:spacing w:val="-6"/>
          <w:sz w:val="24"/>
          <w:szCs w:val="24"/>
        </w:rPr>
        <w:t xml:space="preserve"> </w:t>
      </w:r>
      <w:r w:rsidRPr="007F74CA">
        <w:rPr>
          <w:rFonts w:ascii="Tahoma" w:hAnsi="Tahoma" w:cs="Tahoma"/>
          <w:sz w:val="24"/>
          <w:szCs w:val="24"/>
        </w:rPr>
        <w:t>ET</w:t>
      </w:r>
      <w:r w:rsidRPr="007F74CA">
        <w:rPr>
          <w:rFonts w:ascii="Tahoma" w:hAnsi="Tahoma" w:cs="Tahoma"/>
          <w:spacing w:val="-5"/>
          <w:sz w:val="24"/>
          <w:szCs w:val="24"/>
        </w:rPr>
        <w:t xml:space="preserve"> </w:t>
      </w:r>
      <w:r w:rsidRPr="007F74CA">
        <w:rPr>
          <w:rFonts w:ascii="Tahoma" w:hAnsi="Tahoma" w:cs="Tahoma"/>
          <w:sz w:val="24"/>
          <w:szCs w:val="24"/>
        </w:rPr>
        <w:t>RENSEIGNEMENTS</w:t>
      </w:r>
      <w:r w:rsidRPr="007F74CA">
        <w:rPr>
          <w:rFonts w:ascii="Tahoma" w:hAnsi="Tahoma" w:cs="Tahoma"/>
          <w:spacing w:val="-6"/>
          <w:sz w:val="24"/>
          <w:szCs w:val="24"/>
        </w:rPr>
        <w:t xml:space="preserve"> </w:t>
      </w:r>
      <w:r w:rsidRPr="007F74CA">
        <w:rPr>
          <w:rFonts w:ascii="Tahoma" w:hAnsi="Tahoma" w:cs="Tahoma"/>
          <w:sz w:val="24"/>
          <w:szCs w:val="24"/>
        </w:rPr>
        <w:t>DE</w:t>
      </w:r>
      <w:r w:rsidRPr="007F74CA">
        <w:rPr>
          <w:rFonts w:ascii="Tahoma" w:hAnsi="Tahoma" w:cs="Tahoma"/>
          <w:spacing w:val="-4"/>
          <w:sz w:val="24"/>
          <w:szCs w:val="24"/>
        </w:rPr>
        <w:t xml:space="preserve"> </w:t>
      </w:r>
      <w:r w:rsidRPr="007F74CA">
        <w:rPr>
          <w:rFonts w:ascii="Tahoma" w:hAnsi="Tahoma" w:cs="Tahoma"/>
          <w:spacing w:val="-2"/>
          <w:sz w:val="24"/>
          <w:szCs w:val="24"/>
        </w:rPr>
        <w:t>CONTROLE</w:t>
      </w:r>
    </w:p>
    <w:p w14:paraId="0F55833D" w14:textId="77777777" w:rsidR="00FE5FCB" w:rsidRPr="007F74CA" w:rsidRDefault="00FE5FCB" w:rsidP="00FE5FCB">
      <w:pPr>
        <w:pStyle w:val="Paragraphedeliste"/>
        <w:widowControl w:val="0"/>
        <w:numPr>
          <w:ilvl w:val="0"/>
          <w:numId w:val="76"/>
        </w:numPr>
        <w:tabs>
          <w:tab w:val="left" w:pos="635"/>
          <w:tab w:val="left" w:pos="636"/>
        </w:tabs>
        <w:autoSpaceDE w:val="0"/>
        <w:autoSpaceDN w:val="0"/>
        <w:spacing w:before="42" w:after="9" w:line="240" w:lineRule="auto"/>
        <w:contextualSpacing w:val="0"/>
        <w:rPr>
          <w:rFonts w:ascii="Tahoma" w:hAnsi="Tahoma" w:cs="Tahoma"/>
          <w:b/>
          <w:sz w:val="24"/>
          <w:szCs w:val="24"/>
        </w:rPr>
      </w:pPr>
      <w:r w:rsidRPr="007F74CA">
        <w:rPr>
          <w:rFonts w:ascii="Tahoma" w:hAnsi="Tahoma" w:cs="Tahoma"/>
          <w:b/>
          <w:sz w:val="24"/>
          <w:szCs w:val="24"/>
        </w:rPr>
        <w:t>Identification</w:t>
      </w:r>
      <w:r w:rsidRPr="007F74CA">
        <w:rPr>
          <w:rFonts w:ascii="Tahoma" w:hAnsi="Tahoma" w:cs="Tahoma"/>
          <w:b/>
          <w:spacing w:val="-8"/>
          <w:sz w:val="24"/>
          <w:szCs w:val="24"/>
        </w:rPr>
        <w:t xml:space="preserve"> </w:t>
      </w:r>
      <w:r w:rsidRPr="007F74CA">
        <w:rPr>
          <w:rFonts w:ascii="Tahoma" w:hAnsi="Tahoma" w:cs="Tahoma"/>
          <w:b/>
          <w:sz w:val="24"/>
          <w:szCs w:val="24"/>
        </w:rPr>
        <w:t>du</w:t>
      </w:r>
      <w:r w:rsidRPr="007F74CA">
        <w:rPr>
          <w:rFonts w:ascii="Tahoma" w:hAnsi="Tahoma" w:cs="Tahoma"/>
          <w:b/>
          <w:spacing w:val="-8"/>
          <w:sz w:val="24"/>
          <w:szCs w:val="24"/>
        </w:rPr>
        <w:t xml:space="preserve"> </w:t>
      </w:r>
      <w:r w:rsidRPr="007F74CA">
        <w:rPr>
          <w:rFonts w:ascii="Tahoma" w:hAnsi="Tahoma" w:cs="Tahoma"/>
          <w:b/>
          <w:spacing w:val="-2"/>
          <w:sz w:val="24"/>
          <w:szCs w:val="24"/>
        </w:rPr>
        <w:t>ménage</w:t>
      </w:r>
    </w:p>
    <w:tbl>
      <w:tblPr>
        <w:tblW w:w="16921" w:type="dxa"/>
        <w:tblInd w:w="16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563"/>
        <w:gridCol w:w="2477"/>
        <w:gridCol w:w="1240"/>
        <w:gridCol w:w="1238"/>
        <w:gridCol w:w="8346"/>
        <w:gridCol w:w="765"/>
        <w:gridCol w:w="764"/>
        <w:gridCol w:w="764"/>
        <w:gridCol w:w="764"/>
      </w:tblGrid>
      <w:tr w:rsidR="00FE5FCB" w:rsidRPr="007F74CA" w14:paraId="5B668C97" w14:textId="77777777" w:rsidTr="00FA2DB7">
        <w:trPr>
          <w:trHeight w:val="340"/>
        </w:trPr>
        <w:tc>
          <w:tcPr>
            <w:tcW w:w="563" w:type="dxa"/>
            <w:tcBorders>
              <w:right w:val="single" w:sz="8" w:space="0" w:color="000000"/>
            </w:tcBorders>
            <w:shd w:val="clear" w:color="auto" w:fill="auto"/>
            <w:vAlign w:val="center"/>
          </w:tcPr>
          <w:p w14:paraId="5E987394" w14:textId="476DBB34" w:rsidR="00FE5FCB" w:rsidRPr="007F74CA" w:rsidRDefault="00FF6CED" w:rsidP="00A5753F">
            <w:pPr>
              <w:pStyle w:val="TableParagraph"/>
              <w:ind w:left="29"/>
              <w:rPr>
                <w:rFonts w:ascii="Tahoma" w:hAnsi="Tahoma" w:cs="Tahoma"/>
                <w:color w:val="000000" w:themeColor="text1"/>
                <w:sz w:val="24"/>
                <w:szCs w:val="24"/>
              </w:rPr>
            </w:pPr>
            <w:r>
              <w:rPr>
                <w:rFonts w:ascii="Tahoma" w:hAnsi="Tahoma" w:cs="Tahoma"/>
                <w:color w:val="000000" w:themeColor="text1"/>
                <w:spacing w:val="-4"/>
                <w:sz w:val="24"/>
                <w:szCs w:val="24"/>
              </w:rPr>
              <w:t>0.01</w:t>
            </w:r>
          </w:p>
        </w:tc>
        <w:tc>
          <w:tcPr>
            <w:tcW w:w="3717" w:type="dxa"/>
            <w:gridSpan w:val="2"/>
            <w:tcBorders>
              <w:left w:val="single" w:sz="8" w:space="0" w:color="000000"/>
              <w:right w:val="single" w:sz="8" w:space="0" w:color="000000"/>
            </w:tcBorders>
            <w:shd w:val="clear" w:color="auto" w:fill="auto"/>
            <w:vAlign w:val="center"/>
          </w:tcPr>
          <w:p w14:paraId="1996EC5B" w14:textId="77777777" w:rsidR="00FE5FCB" w:rsidRPr="007F74CA" w:rsidRDefault="00FE5FCB" w:rsidP="00A5753F">
            <w:pPr>
              <w:pStyle w:val="TableParagraph"/>
              <w:ind w:left="40"/>
              <w:rPr>
                <w:rFonts w:ascii="Tahoma" w:hAnsi="Tahoma" w:cs="Tahoma"/>
                <w:color w:val="000000" w:themeColor="text1"/>
                <w:sz w:val="24"/>
                <w:szCs w:val="24"/>
              </w:rPr>
            </w:pPr>
            <w:r w:rsidRPr="007F74CA">
              <w:rPr>
                <w:rFonts w:ascii="Tahoma" w:hAnsi="Tahoma" w:cs="Tahoma"/>
                <w:color w:val="000000" w:themeColor="text1"/>
                <w:spacing w:val="-2"/>
                <w:sz w:val="24"/>
                <w:szCs w:val="24"/>
              </w:rPr>
              <w:t>Région</w:t>
            </w:r>
          </w:p>
        </w:tc>
        <w:tc>
          <w:tcPr>
            <w:tcW w:w="1238" w:type="dxa"/>
            <w:tcBorders>
              <w:left w:val="single" w:sz="8" w:space="0" w:color="000000"/>
              <w:right w:val="single" w:sz="8" w:space="0" w:color="000000"/>
            </w:tcBorders>
            <w:shd w:val="clear" w:color="auto" w:fill="auto"/>
            <w:vAlign w:val="center"/>
          </w:tcPr>
          <w:p w14:paraId="4DF60EA3" w14:textId="77777777" w:rsidR="00FE5FCB" w:rsidRPr="007F74CA" w:rsidRDefault="00FE5FCB" w:rsidP="00A5753F">
            <w:pPr>
              <w:pStyle w:val="TableParagraph"/>
              <w:ind w:right="1"/>
              <w:rPr>
                <w:rFonts w:ascii="Tahoma" w:hAnsi="Tahoma" w:cs="Tahoma"/>
                <w:color w:val="000000" w:themeColor="text1"/>
                <w:sz w:val="24"/>
                <w:szCs w:val="24"/>
              </w:rPr>
            </w:pPr>
            <w:r w:rsidRPr="007F74CA">
              <w:rPr>
                <w:rFonts w:ascii="Tahoma" w:hAnsi="Tahoma" w:cs="Tahoma"/>
                <w:color w:val="000000" w:themeColor="text1"/>
                <w:spacing w:val="-4"/>
                <w:sz w:val="24"/>
                <w:szCs w:val="24"/>
              </w:rPr>
              <w:t>NOM:</w:t>
            </w:r>
          </w:p>
        </w:tc>
        <w:tc>
          <w:tcPr>
            <w:tcW w:w="8346" w:type="dxa"/>
            <w:tcBorders>
              <w:left w:val="single" w:sz="8" w:space="0" w:color="000000"/>
              <w:right w:val="single" w:sz="8" w:space="0" w:color="000000"/>
            </w:tcBorders>
            <w:shd w:val="clear" w:color="auto" w:fill="auto"/>
            <w:vAlign w:val="center"/>
          </w:tcPr>
          <w:p w14:paraId="739C6A2A" w14:textId="77777777" w:rsidR="00FE5FCB" w:rsidRPr="007F74CA" w:rsidRDefault="00FE5FCB" w:rsidP="00A5753F">
            <w:pPr>
              <w:pStyle w:val="TableParagraph"/>
              <w:ind w:right="420"/>
              <w:rPr>
                <w:rFonts w:ascii="Tahoma" w:hAnsi="Tahoma" w:cs="Tahoma"/>
                <w:color w:val="000000" w:themeColor="text1"/>
                <w:sz w:val="24"/>
                <w:szCs w:val="24"/>
              </w:rPr>
            </w:pPr>
            <w:r w:rsidRPr="007F74CA">
              <w:rPr>
                <w:rFonts w:ascii="Tahoma" w:hAnsi="Tahoma" w:cs="Tahoma"/>
                <w:color w:val="000000" w:themeColor="text1"/>
                <w:spacing w:val="-2"/>
                <w:sz w:val="24"/>
                <w:szCs w:val="24"/>
              </w:rPr>
              <w:t>CODE:</w:t>
            </w:r>
          </w:p>
        </w:tc>
        <w:tc>
          <w:tcPr>
            <w:tcW w:w="765" w:type="dxa"/>
            <w:tcBorders>
              <w:left w:val="single" w:sz="8" w:space="0" w:color="000000"/>
              <w:right w:val="single" w:sz="8" w:space="0" w:color="000000"/>
            </w:tcBorders>
            <w:shd w:val="clear" w:color="auto" w:fill="auto"/>
            <w:vAlign w:val="center"/>
          </w:tcPr>
          <w:p w14:paraId="52A1BD20" w14:textId="77777777" w:rsidR="00FE5FCB" w:rsidRPr="007F74CA" w:rsidRDefault="00FE5FCB" w:rsidP="00A5753F">
            <w:pPr>
              <w:pStyle w:val="TableParagraph"/>
              <w:rPr>
                <w:rFonts w:ascii="Tahoma" w:hAnsi="Tahoma" w:cs="Tahoma"/>
                <w:color w:val="000000" w:themeColor="text1"/>
                <w:sz w:val="24"/>
                <w:szCs w:val="24"/>
              </w:rPr>
            </w:pPr>
          </w:p>
        </w:tc>
        <w:tc>
          <w:tcPr>
            <w:tcW w:w="764" w:type="dxa"/>
            <w:tcBorders>
              <w:left w:val="single" w:sz="8" w:space="0" w:color="000000"/>
              <w:right w:val="single" w:sz="8" w:space="0" w:color="000000"/>
            </w:tcBorders>
            <w:shd w:val="clear" w:color="auto" w:fill="auto"/>
            <w:vAlign w:val="center"/>
          </w:tcPr>
          <w:p w14:paraId="21E155CF" w14:textId="77777777" w:rsidR="00FE5FCB" w:rsidRPr="007F74CA" w:rsidRDefault="00FE5FCB" w:rsidP="00A5753F">
            <w:pPr>
              <w:pStyle w:val="TableParagraph"/>
              <w:rPr>
                <w:rFonts w:ascii="Tahoma" w:hAnsi="Tahoma" w:cs="Tahoma"/>
                <w:color w:val="000000" w:themeColor="text1"/>
                <w:sz w:val="24"/>
                <w:szCs w:val="24"/>
              </w:rPr>
            </w:pPr>
          </w:p>
        </w:tc>
        <w:tc>
          <w:tcPr>
            <w:tcW w:w="1527" w:type="dxa"/>
            <w:gridSpan w:val="2"/>
            <w:tcBorders>
              <w:left w:val="single" w:sz="8" w:space="0" w:color="000000"/>
            </w:tcBorders>
            <w:shd w:val="clear" w:color="auto" w:fill="auto"/>
            <w:vAlign w:val="center"/>
          </w:tcPr>
          <w:p w14:paraId="5CA5B03A" w14:textId="77777777" w:rsidR="00FE5FCB" w:rsidRPr="007F74CA" w:rsidRDefault="00FE5FCB" w:rsidP="00A5753F">
            <w:pPr>
              <w:pStyle w:val="TableParagraph"/>
              <w:rPr>
                <w:rFonts w:ascii="Tahoma" w:hAnsi="Tahoma" w:cs="Tahoma"/>
                <w:color w:val="000000" w:themeColor="text1"/>
                <w:sz w:val="24"/>
                <w:szCs w:val="24"/>
              </w:rPr>
            </w:pPr>
          </w:p>
        </w:tc>
      </w:tr>
      <w:tr w:rsidR="00FE5FCB" w:rsidRPr="007F74CA" w14:paraId="4C23D173" w14:textId="77777777" w:rsidTr="00FA2DB7">
        <w:trPr>
          <w:trHeight w:val="340"/>
        </w:trPr>
        <w:tc>
          <w:tcPr>
            <w:tcW w:w="563" w:type="dxa"/>
            <w:tcBorders>
              <w:right w:val="single" w:sz="8" w:space="0" w:color="000000"/>
            </w:tcBorders>
            <w:shd w:val="clear" w:color="auto" w:fill="auto"/>
            <w:vAlign w:val="center"/>
          </w:tcPr>
          <w:p w14:paraId="082C6FCD" w14:textId="0085A808" w:rsidR="00FE5FCB" w:rsidRPr="007F74CA" w:rsidRDefault="00FF6CED" w:rsidP="00A5753F">
            <w:pPr>
              <w:pStyle w:val="TableParagraph"/>
              <w:ind w:left="29"/>
              <w:rPr>
                <w:rFonts w:ascii="Tahoma" w:hAnsi="Tahoma" w:cs="Tahoma"/>
                <w:color w:val="000000" w:themeColor="text1"/>
                <w:sz w:val="24"/>
                <w:szCs w:val="24"/>
              </w:rPr>
            </w:pPr>
            <w:r>
              <w:rPr>
                <w:rFonts w:ascii="Tahoma" w:hAnsi="Tahoma" w:cs="Tahoma"/>
                <w:color w:val="000000" w:themeColor="text1"/>
                <w:spacing w:val="-4"/>
                <w:sz w:val="24"/>
                <w:szCs w:val="24"/>
              </w:rPr>
              <w:t>0.</w:t>
            </w:r>
            <w:r w:rsidR="006335E6">
              <w:rPr>
                <w:rFonts w:ascii="Tahoma" w:hAnsi="Tahoma" w:cs="Tahoma"/>
                <w:color w:val="000000" w:themeColor="text1"/>
                <w:spacing w:val="-4"/>
                <w:sz w:val="24"/>
                <w:szCs w:val="24"/>
              </w:rPr>
              <w:t>02</w:t>
            </w:r>
          </w:p>
        </w:tc>
        <w:tc>
          <w:tcPr>
            <w:tcW w:w="3717" w:type="dxa"/>
            <w:gridSpan w:val="2"/>
            <w:tcBorders>
              <w:left w:val="single" w:sz="8" w:space="0" w:color="000000"/>
              <w:right w:val="single" w:sz="8" w:space="0" w:color="000000"/>
            </w:tcBorders>
            <w:shd w:val="clear" w:color="auto" w:fill="auto"/>
            <w:vAlign w:val="center"/>
          </w:tcPr>
          <w:p w14:paraId="2BC9B103" w14:textId="77777777" w:rsidR="00FE5FCB" w:rsidRPr="007F74CA" w:rsidRDefault="00FE5FCB" w:rsidP="00A5753F">
            <w:pPr>
              <w:pStyle w:val="TableParagraph"/>
              <w:ind w:left="40"/>
              <w:rPr>
                <w:rFonts w:ascii="Tahoma" w:hAnsi="Tahoma" w:cs="Tahoma"/>
                <w:color w:val="000000" w:themeColor="text1"/>
                <w:sz w:val="24"/>
                <w:szCs w:val="24"/>
              </w:rPr>
            </w:pPr>
            <w:r w:rsidRPr="007F74CA">
              <w:rPr>
                <w:rFonts w:ascii="Tahoma" w:hAnsi="Tahoma" w:cs="Tahoma"/>
                <w:color w:val="000000" w:themeColor="text1"/>
                <w:spacing w:val="-2"/>
                <w:sz w:val="24"/>
                <w:szCs w:val="24"/>
              </w:rPr>
              <w:t>Département</w:t>
            </w:r>
          </w:p>
        </w:tc>
        <w:tc>
          <w:tcPr>
            <w:tcW w:w="1238" w:type="dxa"/>
            <w:tcBorders>
              <w:left w:val="single" w:sz="8" w:space="0" w:color="000000"/>
              <w:right w:val="single" w:sz="8" w:space="0" w:color="000000"/>
            </w:tcBorders>
            <w:shd w:val="clear" w:color="auto" w:fill="auto"/>
            <w:vAlign w:val="center"/>
          </w:tcPr>
          <w:p w14:paraId="73989A00" w14:textId="77777777" w:rsidR="00FE5FCB" w:rsidRPr="007F74CA" w:rsidRDefault="00FE5FCB" w:rsidP="00A5753F">
            <w:pPr>
              <w:pStyle w:val="TableParagraph"/>
              <w:ind w:right="1"/>
              <w:rPr>
                <w:rFonts w:ascii="Tahoma" w:hAnsi="Tahoma" w:cs="Tahoma"/>
                <w:color w:val="000000" w:themeColor="text1"/>
                <w:sz w:val="24"/>
                <w:szCs w:val="24"/>
              </w:rPr>
            </w:pPr>
            <w:r w:rsidRPr="007F74CA">
              <w:rPr>
                <w:rFonts w:ascii="Tahoma" w:hAnsi="Tahoma" w:cs="Tahoma"/>
                <w:color w:val="000000" w:themeColor="text1"/>
                <w:spacing w:val="-4"/>
                <w:sz w:val="24"/>
                <w:szCs w:val="24"/>
              </w:rPr>
              <w:t>NOM:</w:t>
            </w:r>
          </w:p>
        </w:tc>
        <w:tc>
          <w:tcPr>
            <w:tcW w:w="8346" w:type="dxa"/>
            <w:tcBorders>
              <w:left w:val="single" w:sz="8" w:space="0" w:color="000000"/>
              <w:right w:val="single" w:sz="8" w:space="0" w:color="000000"/>
            </w:tcBorders>
            <w:shd w:val="clear" w:color="auto" w:fill="auto"/>
            <w:vAlign w:val="center"/>
          </w:tcPr>
          <w:p w14:paraId="4058F101" w14:textId="77777777" w:rsidR="00FE5FCB" w:rsidRPr="007F74CA" w:rsidRDefault="00FE5FCB" w:rsidP="00A5753F">
            <w:pPr>
              <w:pStyle w:val="TableParagraph"/>
              <w:ind w:right="420"/>
              <w:rPr>
                <w:rFonts w:ascii="Tahoma" w:hAnsi="Tahoma" w:cs="Tahoma"/>
                <w:color w:val="000000" w:themeColor="text1"/>
                <w:sz w:val="24"/>
                <w:szCs w:val="24"/>
              </w:rPr>
            </w:pPr>
            <w:r w:rsidRPr="007F74CA">
              <w:rPr>
                <w:rFonts w:ascii="Tahoma" w:hAnsi="Tahoma" w:cs="Tahoma"/>
                <w:color w:val="000000" w:themeColor="text1"/>
                <w:spacing w:val="-2"/>
                <w:sz w:val="24"/>
                <w:szCs w:val="24"/>
              </w:rPr>
              <w:t>CODE:</w:t>
            </w:r>
          </w:p>
        </w:tc>
        <w:tc>
          <w:tcPr>
            <w:tcW w:w="765" w:type="dxa"/>
            <w:tcBorders>
              <w:left w:val="single" w:sz="8" w:space="0" w:color="000000"/>
              <w:right w:val="single" w:sz="8" w:space="0" w:color="000000"/>
            </w:tcBorders>
            <w:shd w:val="clear" w:color="auto" w:fill="auto"/>
            <w:vAlign w:val="center"/>
          </w:tcPr>
          <w:p w14:paraId="2F2288B5" w14:textId="77777777" w:rsidR="00FE5FCB" w:rsidRPr="007F74CA" w:rsidRDefault="00FE5FCB" w:rsidP="00A5753F">
            <w:pPr>
              <w:pStyle w:val="TableParagraph"/>
              <w:rPr>
                <w:rFonts w:ascii="Tahoma" w:hAnsi="Tahoma" w:cs="Tahoma"/>
                <w:color w:val="000000" w:themeColor="text1"/>
                <w:sz w:val="24"/>
                <w:szCs w:val="24"/>
              </w:rPr>
            </w:pPr>
          </w:p>
        </w:tc>
        <w:tc>
          <w:tcPr>
            <w:tcW w:w="764" w:type="dxa"/>
            <w:tcBorders>
              <w:left w:val="single" w:sz="8" w:space="0" w:color="000000"/>
              <w:right w:val="single" w:sz="8" w:space="0" w:color="000000"/>
            </w:tcBorders>
            <w:shd w:val="clear" w:color="auto" w:fill="auto"/>
            <w:vAlign w:val="center"/>
          </w:tcPr>
          <w:p w14:paraId="5AE35D52" w14:textId="77777777" w:rsidR="00FE5FCB" w:rsidRPr="007F74CA" w:rsidRDefault="00FE5FCB" w:rsidP="00A5753F">
            <w:pPr>
              <w:pStyle w:val="TableParagraph"/>
              <w:rPr>
                <w:rFonts w:ascii="Tahoma" w:hAnsi="Tahoma" w:cs="Tahoma"/>
                <w:color w:val="000000" w:themeColor="text1"/>
                <w:sz w:val="24"/>
                <w:szCs w:val="24"/>
              </w:rPr>
            </w:pPr>
          </w:p>
        </w:tc>
        <w:tc>
          <w:tcPr>
            <w:tcW w:w="1527" w:type="dxa"/>
            <w:gridSpan w:val="2"/>
            <w:tcBorders>
              <w:left w:val="single" w:sz="8" w:space="0" w:color="000000"/>
            </w:tcBorders>
            <w:shd w:val="clear" w:color="auto" w:fill="auto"/>
            <w:vAlign w:val="center"/>
          </w:tcPr>
          <w:p w14:paraId="5F7FFD43" w14:textId="77777777" w:rsidR="00FE5FCB" w:rsidRPr="007F74CA" w:rsidRDefault="00FE5FCB" w:rsidP="00A5753F">
            <w:pPr>
              <w:pStyle w:val="TableParagraph"/>
              <w:rPr>
                <w:rFonts w:ascii="Tahoma" w:hAnsi="Tahoma" w:cs="Tahoma"/>
                <w:color w:val="000000" w:themeColor="text1"/>
                <w:sz w:val="24"/>
                <w:szCs w:val="24"/>
              </w:rPr>
            </w:pPr>
          </w:p>
        </w:tc>
      </w:tr>
      <w:tr w:rsidR="00FE5FCB" w:rsidRPr="007F74CA" w14:paraId="0AD75B3D" w14:textId="77777777" w:rsidTr="00FA2DB7">
        <w:trPr>
          <w:trHeight w:val="340"/>
        </w:trPr>
        <w:tc>
          <w:tcPr>
            <w:tcW w:w="563" w:type="dxa"/>
            <w:tcBorders>
              <w:right w:val="single" w:sz="8" w:space="0" w:color="000000"/>
            </w:tcBorders>
            <w:shd w:val="clear" w:color="auto" w:fill="auto"/>
            <w:vAlign w:val="center"/>
          </w:tcPr>
          <w:p w14:paraId="15270804" w14:textId="2688AAE6" w:rsidR="00FE5FCB" w:rsidRPr="007F74CA" w:rsidRDefault="00FF6CED" w:rsidP="00A5753F">
            <w:pPr>
              <w:pStyle w:val="TableParagraph"/>
              <w:ind w:left="29"/>
              <w:rPr>
                <w:rFonts w:ascii="Tahoma" w:hAnsi="Tahoma" w:cs="Tahoma"/>
                <w:color w:val="000000" w:themeColor="text1"/>
                <w:sz w:val="24"/>
                <w:szCs w:val="24"/>
              </w:rPr>
            </w:pPr>
            <w:r>
              <w:rPr>
                <w:rFonts w:ascii="Tahoma" w:hAnsi="Tahoma" w:cs="Tahoma"/>
                <w:color w:val="000000" w:themeColor="text1"/>
                <w:spacing w:val="-4"/>
                <w:sz w:val="24"/>
                <w:szCs w:val="24"/>
              </w:rPr>
              <w:t>0.03</w:t>
            </w:r>
          </w:p>
        </w:tc>
        <w:tc>
          <w:tcPr>
            <w:tcW w:w="3717" w:type="dxa"/>
            <w:gridSpan w:val="2"/>
            <w:tcBorders>
              <w:left w:val="single" w:sz="8" w:space="0" w:color="000000"/>
              <w:right w:val="single" w:sz="8" w:space="0" w:color="000000"/>
            </w:tcBorders>
            <w:shd w:val="clear" w:color="auto" w:fill="auto"/>
            <w:vAlign w:val="center"/>
          </w:tcPr>
          <w:p w14:paraId="156B2FC3" w14:textId="77777777" w:rsidR="00FE5FCB" w:rsidRPr="007F74CA" w:rsidRDefault="00FE5FCB" w:rsidP="00A5753F">
            <w:pPr>
              <w:pStyle w:val="TableParagraph"/>
              <w:ind w:left="40"/>
              <w:rPr>
                <w:rFonts w:ascii="Tahoma" w:hAnsi="Tahoma" w:cs="Tahoma"/>
                <w:color w:val="000000" w:themeColor="text1"/>
                <w:sz w:val="24"/>
                <w:szCs w:val="24"/>
              </w:rPr>
            </w:pPr>
            <w:r w:rsidRPr="007F74CA">
              <w:rPr>
                <w:rFonts w:ascii="Tahoma" w:hAnsi="Tahoma" w:cs="Tahoma"/>
                <w:color w:val="000000" w:themeColor="text1"/>
                <w:spacing w:val="-2"/>
                <w:sz w:val="24"/>
                <w:szCs w:val="24"/>
              </w:rPr>
              <w:t>Commune</w:t>
            </w:r>
          </w:p>
        </w:tc>
        <w:tc>
          <w:tcPr>
            <w:tcW w:w="1238" w:type="dxa"/>
            <w:tcBorders>
              <w:left w:val="single" w:sz="8" w:space="0" w:color="000000"/>
              <w:right w:val="single" w:sz="8" w:space="0" w:color="000000"/>
            </w:tcBorders>
            <w:shd w:val="clear" w:color="auto" w:fill="auto"/>
            <w:vAlign w:val="center"/>
          </w:tcPr>
          <w:p w14:paraId="4C14090E" w14:textId="77777777" w:rsidR="00FE5FCB" w:rsidRPr="007F74CA" w:rsidRDefault="00FE5FCB" w:rsidP="00A5753F">
            <w:pPr>
              <w:pStyle w:val="TableParagraph"/>
              <w:ind w:right="1"/>
              <w:rPr>
                <w:rFonts w:ascii="Tahoma" w:hAnsi="Tahoma" w:cs="Tahoma"/>
                <w:color w:val="000000" w:themeColor="text1"/>
                <w:sz w:val="24"/>
                <w:szCs w:val="24"/>
              </w:rPr>
            </w:pPr>
            <w:r w:rsidRPr="007F74CA">
              <w:rPr>
                <w:rFonts w:ascii="Tahoma" w:hAnsi="Tahoma" w:cs="Tahoma"/>
                <w:color w:val="000000" w:themeColor="text1"/>
                <w:spacing w:val="-4"/>
                <w:sz w:val="24"/>
                <w:szCs w:val="24"/>
              </w:rPr>
              <w:t>NOM:</w:t>
            </w:r>
          </w:p>
        </w:tc>
        <w:tc>
          <w:tcPr>
            <w:tcW w:w="8346" w:type="dxa"/>
            <w:tcBorders>
              <w:left w:val="single" w:sz="8" w:space="0" w:color="000000"/>
              <w:right w:val="single" w:sz="8" w:space="0" w:color="000000"/>
            </w:tcBorders>
            <w:shd w:val="clear" w:color="auto" w:fill="auto"/>
            <w:vAlign w:val="center"/>
          </w:tcPr>
          <w:p w14:paraId="37AC4749" w14:textId="77777777" w:rsidR="00FE5FCB" w:rsidRPr="007F74CA" w:rsidRDefault="00FE5FCB" w:rsidP="00A5753F">
            <w:pPr>
              <w:pStyle w:val="TableParagraph"/>
              <w:ind w:right="420"/>
              <w:rPr>
                <w:rFonts w:ascii="Tahoma" w:hAnsi="Tahoma" w:cs="Tahoma"/>
                <w:color w:val="000000" w:themeColor="text1"/>
                <w:sz w:val="24"/>
                <w:szCs w:val="24"/>
              </w:rPr>
            </w:pPr>
            <w:r w:rsidRPr="007F74CA">
              <w:rPr>
                <w:rFonts w:ascii="Tahoma" w:hAnsi="Tahoma" w:cs="Tahoma"/>
                <w:color w:val="000000" w:themeColor="text1"/>
                <w:spacing w:val="-2"/>
                <w:sz w:val="24"/>
                <w:szCs w:val="24"/>
              </w:rPr>
              <w:t>CODE:</w:t>
            </w:r>
          </w:p>
        </w:tc>
        <w:tc>
          <w:tcPr>
            <w:tcW w:w="765" w:type="dxa"/>
            <w:tcBorders>
              <w:left w:val="single" w:sz="8" w:space="0" w:color="000000"/>
              <w:right w:val="single" w:sz="8" w:space="0" w:color="000000"/>
            </w:tcBorders>
            <w:shd w:val="clear" w:color="auto" w:fill="auto"/>
            <w:vAlign w:val="center"/>
          </w:tcPr>
          <w:p w14:paraId="67379641" w14:textId="77777777" w:rsidR="00FE5FCB" w:rsidRPr="007F74CA" w:rsidRDefault="00FE5FCB" w:rsidP="00A5753F">
            <w:pPr>
              <w:pStyle w:val="TableParagraph"/>
              <w:rPr>
                <w:rFonts w:ascii="Tahoma" w:hAnsi="Tahoma" w:cs="Tahoma"/>
                <w:color w:val="000000" w:themeColor="text1"/>
                <w:sz w:val="24"/>
                <w:szCs w:val="24"/>
              </w:rPr>
            </w:pPr>
          </w:p>
        </w:tc>
        <w:tc>
          <w:tcPr>
            <w:tcW w:w="764" w:type="dxa"/>
            <w:tcBorders>
              <w:left w:val="single" w:sz="8" w:space="0" w:color="000000"/>
              <w:right w:val="single" w:sz="8" w:space="0" w:color="000000"/>
            </w:tcBorders>
            <w:shd w:val="clear" w:color="auto" w:fill="auto"/>
            <w:vAlign w:val="center"/>
          </w:tcPr>
          <w:p w14:paraId="5A8C3A8A" w14:textId="77777777" w:rsidR="00FE5FCB" w:rsidRPr="007F74CA" w:rsidRDefault="00FE5FCB" w:rsidP="00A5753F">
            <w:pPr>
              <w:pStyle w:val="TableParagraph"/>
              <w:rPr>
                <w:rFonts w:ascii="Tahoma" w:hAnsi="Tahoma" w:cs="Tahoma"/>
                <w:color w:val="000000" w:themeColor="text1"/>
                <w:sz w:val="24"/>
                <w:szCs w:val="24"/>
              </w:rPr>
            </w:pPr>
          </w:p>
        </w:tc>
        <w:tc>
          <w:tcPr>
            <w:tcW w:w="764" w:type="dxa"/>
            <w:tcBorders>
              <w:left w:val="single" w:sz="8" w:space="0" w:color="000000"/>
              <w:right w:val="single" w:sz="8" w:space="0" w:color="000000"/>
            </w:tcBorders>
            <w:shd w:val="clear" w:color="auto" w:fill="auto"/>
            <w:vAlign w:val="center"/>
          </w:tcPr>
          <w:p w14:paraId="50AEB4CC" w14:textId="77777777" w:rsidR="00FE5FCB" w:rsidRPr="007F74CA" w:rsidRDefault="00FE5FCB" w:rsidP="00A5753F">
            <w:pPr>
              <w:pStyle w:val="TableParagraph"/>
              <w:rPr>
                <w:rFonts w:ascii="Tahoma" w:hAnsi="Tahoma" w:cs="Tahoma"/>
                <w:color w:val="000000" w:themeColor="text1"/>
                <w:sz w:val="24"/>
                <w:szCs w:val="24"/>
              </w:rPr>
            </w:pPr>
          </w:p>
        </w:tc>
        <w:tc>
          <w:tcPr>
            <w:tcW w:w="763" w:type="dxa"/>
            <w:tcBorders>
              <w:left w:val="single" w:sz="8" w:space="0" w:color="000000"/>
            </w:tcBorders>
            <w:shd w:val="clear" w:color="auto" w:fill="auto"/>
            <w:vAlign w:val="center"/>
          </w:tcPr>
          <w:p w14:paraId="595AC8D4" w14:textId="77777777" w:rsidR="00FE5FCB" w:rsidRPr="007F74CA" w:rsidRDefault="00FE5FCB" w:rsidP="00A5753F">
            <w:pPr>
              <w:pStyle w:val="TableParagraph"/>
              <w:rPr>
                <w:rFonts w:ascii="Tahoma" w:hAnsi="Tahoma" w:cs="Tahoma"/>
                <w:color w:val="000000" w:themeColor="text1"/>
                <w:sz w:val="24"/>
                <w:szCs w:val="24"/>
              </w:rPr>
            </w:pPr>
          </w:p>
        </w:tc>
      </w:tr>
      <w:tr w:rsidR="00FE5FCB" w:rsidRPr="007F74CA" w14:paraId="7CAF0A26" w14:textId="77777777" w:rsidTr="00FA2DB7">
        <w:trPr>
          <w:trHeight w:val="340"/>
        </w:trPr>
        <w:tc>
          <w:tcPr>
            <w:tcW w:w="563" w:type="dxa"/>
            <w:tcBorders>
              <w:right w:val="single" w:sz="8" w:space="0" w:color="000000"/>
            </w:tcBorders>
            <w:shd w:val="clear" w:color="auto" w:fill="auto"/>
            <w:vAlign w:val="center"/>
          </w:tcPr>
          <w:p w14:paraId="02D3EE0F" w14:textId="4754104C" w:rsidR="00FE5FCB" w:rsidRPr="007F74CA" w:rsidRDefault="00FF6CED" w:rsidP="00A5753F">
            <w:pPr>
              <w:pStyle w:val="TableParagraph"/>
              <w:ind w:left="29"/>
              <w:rPr>
                <w:rFonts w:ascii="Tahoma" w:hAnsi="Tahoma" w:cs="Tahoma"/>
                <w:color w:val="000000" w:themeColor="text1"/>
                <w:sz w:val="24"/>
                <w:szCs w:val="24"/>
              </w:rPr>
            </w:pPr>
            <w:r>
              <w:rPr>
                <w:rFonts w:ascii="Tahoma" w:hAnsi="Tahoma" w:cs="Tahoma"/>
                <w:color w:val="000000" w:themeColor="text1"/>
                <w:spacing w:val="-4"/>
                <w:sz w:val="24"/>
                <w:szCs w:val="24"/>
              </w:rPr>
              <w:t>0.04</w:t>
            </w:r>
          </w:p>
        </w:tc>
        <w:tc>
          <w:tcPr>
            <w:tcW w:w="4955" w:type="dxa"/>
            <w:gridSpan w:val="3"/>
            <w:tcBorders>
              <w:left w:val="single" w:sz="8" w:space="0" w:color="000000"/>
              <w:right w:val="single" w:sz="8" w:space="0" w:color="000000"/>
            </w:tcBorders>
            <w:shd w:val="clear" w:color="auto" w:fill="auto"/>
            <w:vAlign w:val="center"/>
          </w:tcPr>
          <w:p w14:paraId="17606016" w14:textId="77777777" w:rsidR="00FE5FCB" w:rsidRPr="007F74CA" w:rsidRDefault="00FE5FCB" w:rsidP="00A5753F">
            <w:pPr>
              <w:pStyle w:val="TableParagraph"/>
              <w:ind w:left="40"/>
              <w:rPr>
                <w:rFonts w:ascii="Tahoma" w:hAnsi="Tahoma" w:cs="Tahoma"/>
                <w:color w:val="000000" w:themeColor="text1"/>
                <w:sz w:val="24"/>
                <w:szCs w:val="24"/>
              </w:rPr>
            </w:pPr>
            <w:r w:rsidRPr="007F74CA">
              <w:rPr>
                <w:rFonts w:ascii="Tahoma" w:hAnsi="Tahoma" w:cs="Tahoma"/>
                <w:color w:val="000000" w:themeColor="text1"/>
                <w:sz w:val="24"/>
                <w:szCs w:val="24"/>
              </w:rPr>
              <w:t>Milieu</w:t>
            </w:r>
            <w:r w:rsidRPr="007F74CA">
              <w:rPr>
                <w:rFonts w:ascii="Tahoma" w:hAnsi="Tahoma" w:cs="Tahoma"/>
                <w:color w:val="000000" w:themeColor="text1"/>
                <w:spacing w:val="-4"/>
                <w:sz w:val="24"/>
                <w:szCs w:val="24"/>
              </w:rPr>
              <w:t xml:space="preserve"> </w:t>
            </w:r>
            <w:r w:rsidRPr="007F74CA">
              <w:rPr>
                <w:rFonts w:ascii="Tahoma" w:hAnsi="Tahoma" w:cs="Tahoma"/>
                <w:color w:val="000000" w:themeColor="text1"/>
                <w:sz w:val="24"/>
                <w:szCs w:val="24"/>
              </w:rPr>
              <w:t>de</w:t>
            </w:r>
            <w:r w:rsidRPr="007F74CA">
              <w:rPr>
                <w:rFonts w:ascii="Tahoma" w:hAnsi="Tahoma" w:cs="Tahoma"/>
                <w:color w:val="000000" w:themeColor="text1"/>
                <w:spacing w:val="-3"/>
                <w:sz w:val="24"/>
                <w:szCs w:val="24"/>
              </w:rPr>
              <w:t xml:space="preserve"> </w:t>
            </w:r>
            <w:r w:rsidRPr="007F74CA">
              <w:rPr>
                <w:rFonts w:ascii="Tahoma" w:hAnsi="Tahoma" w:cs="Tahoma"/>
                <w:color w:val="000000" w:themeColor="text1"/>
                <w:spacing w:val="-2"/>
                <w:sz w:val="24"/>
                <w:szCs w:val="24"/>
              </w:rPr>
              <w:t>résidence</w:t>
            </w:r>
          </w:p>
        </w:tc>
        <w:tc>
          <w:tcPr>
            <w:tcW w:w="8346" w:type="dxa"/>
            <w:tcBorders>
              <w:left w:val="single" w:sz="8" w:space="0" w:color="000000"/>
              <w:right w:val="single" w:sz="8" w:space="0" w:color="000000"/>
            </w:tcBorders>
            <w:shd w:val="clear" w:color="auto" w:fill="auto"/>
            <w:vAlign w:val="center"/>
          </w:tcPr>
          <w:p w14:paraId="6752ED08" w14:textId="77777777" w:rsidR="00FE5FCB" w:rsidRPr="007F74CA" w:rsidRDefault="00FE5FCB" w:rsidP="00A5753F">
            <w:pPr>
              <w:pStyle w:val="TableParagraph"/>
              <w:tabs>
                <w:tab w:val="left" w:pos="1824"/>
                <w:tab w:val="left" w:pos="4173"/>
              </w:tabs>
              <w:ind w:right="420"/>
              <w:rPr>
                <w:rFonts w:ascii="Tahoma" w:hAnsi="Tahoma" w:cs="Tahoma"/>
                <w:color w:val="000000" w:themeColor="text1"/>
                <w:sz w:val="24"/>
                <w:szCs w:val="24"/>
              </w:rPr>
            </w:pPr>
            <w:r w:rsidRPr="007F74CA">
              <w:rPr>
                <w:rFonts w:ascii="Tahoma" w:hAnsi="Tahoma" w:cs="Tahoma"/>
                <w:color w:val="000000" w:themeColor="text1"/>
                <w:position w:val="1"/>
                <w:sz w:val="24"/>
                <w:szCs w:val="24"/>
              </w:rPr>
              <w:t>1.</w:t>
            </w:r>
            <w:r w:rsidRPr="007F74CA">
              <w:rPr>
                <w:rFonts w:ascii="Tahoma" w:hAnsi="Tahoma" w:cs="Tahoma"/>
                <w:color w:val="000000" w:themeColor="text1"/>
                <w:spacing w:val="-2"/>
                <w:position w:val="1"/>
                <w:sz w:val="24"/>
                <w:szCs w:val="24"/>
              </w:rPr>
              <w:t xml:space="preserve"> Urbain</w:t>
            </w:r>
            <w:r w:rsidRPr="007F74CA">
              <w:rPr>
                <w:rFonts w:ascii="Tahoma" w:hAnsi="Tahoma" w:cs="Tahoma"/>
                <w:color w:val="000000" w:themeColor="text1"/>
                <w:position w:val="1"/>
                <w:sz w:val="24"/>
                <w:szCs w:val="24"/>
              </w:rPr>
              <w:tab/>
              <w:t>2.</w:t>
            </w:r>
            <w:r w:rsidRPr="007F74CA">
              <w:rPr>
                <w:rFonts w:ascii="Tahoma" w:hAnsi="Tahoma" w:cs="Tahoma"/>
                <w:color w:val="000000" w:themeColor="text1"/>
                <w:spacing w:val="-2"/>
                <w:position w:val="1"/>
                <w:sz w:val="24"/>
                <w:szCs w:val="24"/>
              </w:rPr>
              <w:t xml:space="preserve"> </w:t>
            </w:r>
            <w:r w:rsidRPr="007F74CA">
              <w:rPr>
                <w:rFonts w:ascii="Tahoma" w:hAnsi="Tahoma" w:cs="Tahoma"/>
                <w:color w:val="000000" w:themeColor="text1"/>
                <w:spacing w:val="-4"/>
                <w:position w:val="1"/>
                <w:sz w:val="24"/>
                <w:szCs w:val="24"/>
              </w:rPr>
              <w:t>Rural</w:t>
            </w:r>
            <w:r w:rsidRPr="007F74CA">
              <w:rPr>
                <w:rFonts w:ascii="Tahoma" w:hAnsi="Tahoma" w:cs="Tahoma"/>
                <w:color w:val="000000" w:themeColor="text1"/>
                <w:position w:val="1"/>
                <w:sz w:val="24"/>
                <w:szCs w:val="24"/>
              </w:rPr>
              <w:tab/>
            </w:r>
            <w:r w:rsidRPr="007F74CA">
              <w:rPr>
                <w:rFonts w:ascii="Tahoma" w:hAnsi="Tahoma" w:cs="Tahoma"/>
                <w:color w:val="000000" w:themeColor="text1"/>
                <w:spacing w:val="-2"/>
                <w:sz w:val="24"/>
                <w:szCs w:val="24"/>
              </w:rPr>
              <w:t>CODE:</w:t>
            </w:r>
          </w:p>
        </w:tc>
        <w:tc>
          <w:tcPr>
            <w:tcW w:w="765" w:type="dxa"/>
            <w:tcBorders>
              <w:left w:val="single" w:sz="8" w:space="0" w:color="000000"/>
              <w:right w:val="single" w:sz="8" w:space="0" w:color="000000"/>
            </w:tcBorders>
            <w:shd w:val="clear" w:color="auto" w:fill="auto"/>
            <w:vAlign w:val="center"/>
          </w:tcPr>
          <w:p w14:paraId="735C2FDC" w14:textId="77777777" w:rsidR="00FE5FCB" w:rsidRPr="007F74CA" w:rsidRDefault="00FE5FCB" w:rsidP="00A5753F">
            <w:pPr>
              <w:pStyle w:val="TableParagraph"/>
              <w:rPr>
                <w:rFonts w:ascii="Tahoma" w:hAnsi="Tahoma" w:cs="Tahoma"/>
                <w:color w:val="000000" w:themeColor="text1"/>
                <w:sz w:val="24"/>
                <w:szCs w:val="24"/>
              </w:rPr>
            </w:pPr>
          </w:p>
        </w:tc>
        <w:tc>
          <w:tcPr>
            <w:tcW w:w="2291" w:type="dxa"/>
            <w:gridSpan w:val="3"/>
            <w:tcBorders>
              <w:left w:val="single" w:sz="8" w:space="0" w:color="000000"/>
            </w:tcBorders>
            <w:shd w:val="clear" w:color="auto" w:fill="auto"/>
            <w:vAlign w:val="center"/>
          </w:tcPr>
          <w:p w14:paraId="32A4F09A" w14:textId="77777777" w:rsidR="00FE5FCB" w:rsidRPr="007F74CA" w:rsidRDefault="00FE5FCB" w:rsidP="00A5753F">
            <w:pPr>
              <w:pStyle w:val="TableParagraph"/>
              <w:rPr>
                <w:rFonts w:ascii="Tahoma" w:hAnsi="Tahoma" w:cs="Tahoma"/>
                <w:color w:val="000000" w:themeColor="text1"/>
                <w:sz w:val="24"/>
                <w:szCs w:val="24"/>
              </w:rPr>
            </w:pPr>
          </w:p>
        </w:tc>
      </w:tr>
      <w:tr w:rsidR="00FE5FCB" w:rsidRPr="007F74CA" w14:paraId="4F509868" w14:textId="77777777" w:rsidTr="00FA2DB7">
        <w:trPr>
          <w:trHeight w:val="340"/>
        </w:trPr>
        <w:tc>
          <w:tcPr>
            <w:tcW w:w="563" w:type="dxa"/>
            <w:tcBorders>
              <w:right w:val="single" w:sz="8" w:space="0" w:color="000000"/>
            </w:tcBorders>
            <w:shd w:val="clear" w:color="auto" w:fill="auto"/>
            <w:vAlign w:val="center"/>
          </w:tcPr>
          <w:p w14:paraId="62255B93" w14:textId="0334088C" w:rsidR="00FE5FCB" w:rsidRPr="007F74CA" w:rsidRDefault="00FF6CED" w:rsidP="00A5753F">
            <w:pPr>
              <w:pStyle w:val="TableParagraph"/>
              <w:ind w:left="29"/>
              <w:rPr>
                <w:rFonts w:ascii="Tahoma" w:hAnsi="Tahoma" w:cs="Tahoma"/>
                <w:color w:val="000000" w:themeColor="text1"/>
                <w:sz w:val="24"/>
                <w:szCs w:val="24"/>
              </w:rPr>
            </w:pPr>
            <w:r>
              <w:rPr>
                <w:rFonts w:ascii="Tahoma" w:hAnsi="Tahoma" w:cs="Tahoma"/>
                <w:color w:val="000000" w:themeColor="text1"/>
                <w:spacing w:val="-4"/>
                <w:sz w:val="24"/>
                <w:szCs w:val="24"/>
              </w:rPr>
              <w:t>0.05</w:t>
            </w:r>
          </w:p>
        </w:tc>
        <w:tc>
          <w:tcPr>
            <w:tcW w:w="3717" w:type="dxa"/>
            <w:gridSpan w:val="2"/>
            <w:tcBorders>
              <w:left w:val="single" w:sz="8" w:space="0" w:color="000000"/>
              <w:right w:val="single" w:sz="8" w:space="0" w:color="000000"/>
            </w:tcBorders>
            <w:shd w:val="clear" w:color="auto" w:fill="auto"/>
            <w:vAlign w:val="center"/>
          </w:tcPr>
          <w:p w14:paraId="4E36F556" w14:textId="77777777" w:rsidR="00FE5FCB" w:rsidRPr="007F74CA" w:rsidRDefault="00FE5FCB" w:rsidP="00A5753F">
            <w:pPr>
              <w:pStyle w:val="TableParagraph"/>
              <w:ind w:left="40"/>
              <w:rPr>
                <w:rFonts w:ascii="Tahoma" w:hAnsi="Tahoma" w:cs="Tahoma"/>
                <w:color w:val="000000" w:themeColor="text1"/>
                <w:sz w:val="24"/>
                <w:szCs w:val="24"/>
              </w:rPr>
            </w:pPr>
            <w:r w:rsidRPr="007F74CA">
              <w:rPr>
                <w:rFonts w:ascii="Tahoma" w:hAnsi="Tahoma" w:cs="Tahoma"/>
                <w:color w:val="000000" w:themeColor="text1"/>
                <w:spacing w:val="-2"/>
                <w:sz w:val="24"/>
                <w:szCs w:val="24"/>
              </w:rPr>
              <w:t>Village/Quartier</w:t>
            </w:r>
          </w:p>
        </w:tc>
        <w:tc>
          <w:tcPr>
            <w:tcW w:w="1238" w:type="dxa"/>
            <w:tcBorders>
              <w:left w:val="single" w:sz="8" w:space="0" w:color="000000"/>
              <w:right w:val="single" w:sz="8" w:space="0" w:color="000000"/>
            </w:tcBorders>
            <w:shd w:val="clear" w:color="auto" w:fill="auto"/>
            <w:vAlign w:val="center"/>
          </w:tcPr>
          <w:p w14:paraId="2D6EC367" w14:textId="77777777" w:rsidR="00FE5FCB" w:rsidRPr="007F74CA" w:rsidRDefault="00FE5FCB" w:rsidP="00A5753F">
            <w:pPr>
              <w:pStyle w:val="TableParagraph"/>
              <w:ind w:right="1"/>
              <w:rPr>
                <w:rFonts w:ascii="Tahoma" w:hAnsi="Tahoma" w:cs="Tahoma"/>
                <w:color w:val="000000" w:themeColor="text1"/>
                <w:sz w:val="24"/>
                <w:szCs w:val="24"/>
              </w:rPr>
            </w:pPr>
            <w:r w:rsidRPr="007F74CA">
              <w:rPr>
                <w:rFonts w:ascii="Tahoma" w:hAnsi="Tahoma" w:cs="Tahoma"/>
                <w:color w:val="000000" w:themeColor="text1"/>
                <w:spacing w:val="-4"/>
                <w:sz w:val="24"/>
                <w:szCs w:val="24"/>
              </w:rPr>
              <w:t>NOM:</w:t>
            </w:r>
          </w:p>
        </w:tc>
        <w:tc>
          <w:tcPr>
            <w:tcW w:w="8346" w:type="dxa"/>
            <w:tcBorders>
              <w:left w:val="single" w:sz="8" w:space="0" w:color="000000"/>
              <w:right w:val="nil"/>
            </w:tcBorders>
            <w:shd w:val="clear" w:color="auto" w:fill="auto"/>
            <w:vAlign w:val="center"/>
          </w:tcPr>
          <w:p w14:paraId="0D4B141F" w14:textId="77777777" w:rsidR="00FE5FCB" w:rsidRPr="007F74CA" w:rsidRDefault="00FE5FCB" w:rsidP="00A5753F">
            <w:pPr>
              <w:pStyle w:val="TableParagraph"/>
              <w:rPr>
                <w:rFonts w:ascii="Tahoma" w:hAnsi="Tahoma" w:cs="Tahoma"/>
                <w:color w:val="000000" w:themeColor="text1"/>
                <w:sz w:val="24"/>
                <w:szCs w:val="24"/>
              </w:rPr>
            </w:pPr>
          </w:p>
        </w:tc>
        <w:tc>
          <w:tcPr>
            <w:tcW w:w="3057" w:type="dxa"/>
            <w:gridSpan w:val="4"/>
            <w:tcBorders>
              <w:left w:val="nil"/>
            </w:tcBorders>
            <w:shd w:val="clear" w:color="auto" w:fill="auto"/>
            <w:vAlign w:val="center"/>
          </w:tcPr>
          <w:p w14:paraId="144FAA9A" w14:textId="77777777" w:rsidR="00FE5FCB" w:rsidRPr="007F74CA" w:rsidRDefault="00FE5FCB" w:rsidP="00A5753F">
            <w:pPr>
              <w:pStyle w:val="TableParagraph"/>
              <w:rPr>
                <w:rFonts w:ascii="Tahoma" w:hAnsi="Tahoma" w:cs="Tahoma"/>
                <w:color w:val="000000" w:themeColor="text1"/>
                <w:sz w:val="24"/>
                <w:szCs w:val="24"/>
              </w:rPr>
            </w:pPr>
          </w:p>
        </w:tc>
      </w:tr>
      <w:tr w:rsidR="00FE5FCB" w:rsidRPr="007F74CA" w14:paraId="0350ACD9" w14:textId="77777777" w:rsidTr="00FA2DB7">
        <w:trPr>
          <w:trHeight w:val="340"/>
        </w:trPr>
        <w:tc>
          <w:tcPr>
            <w:tcW w:w="563" w:type="dxa"/>
            <w:tcBorders>
              <w:right w:val="single" w:sz="8" w:space="0" w:color="000000"/>
            </w:tcBorders>
            <w:shd w:val="clear" w:color="auto" w:fill="auto"/>
            <w:vAlign w:val="center"/>
          </w:tcPr>
          <w:p w14:paraId="61F3AC0A" w14:textId="26B97C69" w:rsidR="00FE5FCB" w:rsidRPr="007F74CA" w:rsidRDefault="00FF6CED" w:rsidP="00A5753F">
            <w:pPr>
              <w:pStyle w:val="TableParagraph"/>
              <w:ind w:left="29"/>
              <w:rPr>
                <w:rFonts w:ascii="Tahoma" w:hAnsi="Tahoma" w:cs="Tahoma"/>
                <w:color w:val="000000" w:themeColor="text1"/>
                <w:sz w:val="24"/>
                <w:szCs w:val="24"/>
              </w:rPr>
            </w:pPr>
            <w:r>
              <w:rPr>
                <w:rFonts w:ascii="Tahoma" w:hAnsi="Tahoma" w:cs="Tahoma"/>
                <w:color w:val="000000" w:themeColor="text1"/>
                <w:spacing w:val="-4"/>
                <w:sz w:val="24"/>
                <w:szCs w:val="24"/>
              </w:rPr>
              <w:t>0.06</w:t>
            </w:r>
          </w:p>
        </w:tc>
        <w:tc>
          <w:tcPr>
            <w:tcW w:w="4955" w:type="dxa"/>
            <w:gridSpan w:val="3"/>
            <w:tcBorders>
              <w:left w:val="single" w:sz="8" w:space="0" w:color="000000"/>
              <w:right w:val="single" w:sz="8" w:space="0" w:color="000000"/>
            </w:tcBorders>
            <w:shd w:val="clear" w:color="auto" w:fill="auto"/>
            <w:vAlign w:val="center"/>
          </w:tcPr>
          <w:p w14:paraId="5C1BE8CD" w14:textId="77777777" w:rsidR="00FE5FCB" w:rsidRPr="007F74CA" w:rsidRDefault="00FE5FCB" w:rsidP="00A5753F">
            <w:pPr>
              <w:pStyle w:val="TableParagraph"/>
              <w:ind w:left="40"/>
              <w:rPr>
                <w:rFonts w:ascii="Tahoma" w:hAnsi="Tahoma" w:cs="Tahoma"/>
                <w:color w:val="000000" w:themeColor="text1"/>
                <w:sz w:val="24"/>
                <w:szCs w:val="24"/>
              </w:rPr>
            </w:pPr>
            <w:r w:rsidRPr="007F74CA">
              <w:rPr>
                <w:rFonts w:ascii="Tahoma" w:hAnsi="Tahoma" w:cs="Tahoma"/>
                <w:color w:val="000000" w:themeColor="text1"/>
                <w:sz w:val="24"/>
                <w:szCs w:val="24"/>
              </w:rPr>
              <w:t>Nº</w:t>
            </w:r>
            <w:r w:rsidRPr="007F74CA">
              <w:rPr>
                <w:rFonts w:ascii="Tahoma" w:hAnsi="Tahoma" w:cs="Tahoma"/>
                <w:color w:val="000000" w:themeColor="text1"/>
                <w:spacing w:val="-2"/>
                <w:sz w:val="24"/>
                <w:szCs w:val="24"/>
              </w:rPr>
              <w:t xml:space="preserve"> </w:t>
            </w:r>
            <w:r w:rsidRPr="007F74CA">
              <w:rPr>
                <w:rFonts w:ascii="Tahoma" w:hAnsi="Tahoma" w:cs="Tahoma"/>
                <w:color w:val="000000" w:themeColor="text1"/>
                <w:sz w:val="24"/>
                <w:szCs w:val="24"/>
              </w:rPr>
              <w:t>de</w:t>
            </w:r>
            <w:r w:rsidRPr="007F74CA">
              <w:rPr>
                <w:rFonts w:ascii="Tahoma" w:hAnsi="Tahoma" w:cs="Tahoma"/>
                <w:color w:val="000000" w:themeColor="text1"/>
                <w:spacing w:val="-3"/>
                <w:sz w:val="24"/>
                <w:szCs w:val="24"/>
              </w:rPr>
              <w:t xml:space="preserve"> </w:t>
            </w:r>
            <w:r w:rsidRPr="007F74CA">
              <w:rPr>
                <w:rFonts w:ascii="Tahoma" w:hAnsi="Tahoma" w:cs="Tahoma"/>
                <w:color w:val="000000" w:themeColor="text1"/>
                <w:sz w:val="24"/>
                <w:szCs w:val="24"/>
              </w:rPr>
              <w:t>la</w:t>
            </w:r>
            <w:r w:rsidRPr="007F74CA">
              <w:rPr>
                <w:rFonts w:ascii="Tahoma" w:hAnsi="Tahoma" w:cs="Tahoma"/>
                <w:color w:val="000000" w:themeColor="text1"/>
                <w:spacing w:val="-2"/>
                <w:sz w:val="24"/>
                <w:szCs w:val="24"/>
              </w:rPr>
              <w:t xml:space="preserve"> </w:t>
            </w:r>
            <w:r w:rsidRPr="007F74CA">
              <w:rPr>
                <w:rFonts w:ascii="Tahoma" w:hAnsi="Tahoma" w:cs="Tahoma"/>
                <w:color w:val="000000" w:themeColor="text1"/>
                <w:sz w:val="24"/>
                <w:szCs w:val="24"/>
              </w:rPr>
              <w:t>Zone</w:t>
            </w:r>
            <w:r w:rsidRPr="007F74CA">
              <w:rPr>
                <w:rFonts w:ascii="Tahoma" w:hAnsi="Tahoma" w:cs="Tahoma"/>
                <w:color w:val="000000" w:themeColor="text1"/>
                <w:spacing w:val="-3"/>
                <w:sz w:val="24"/>
                <w:szCs w:val="24"/>
              </w:rPr>
              <w:t xml:space="preserve"> </w:t>
            </w:r>
            <w:r w:rsidRPr="007F74CA">
              <w:rPr>
                <w:rFonts w:ascii="Tahoma" w:hAnsi="Tahoma" w:cs="Tahoma"/>
                <w:color w:val="000000" w:themeColor="text1"/>
                <w:sz w:val="24"/>
                <w:szCs w:val="24"/>
              </w:rPr>
              <w:t>de</w:t>
            </w:r>
            <w:r w:rsidRPr="007F74CA">
              <w:rPr>
                <w:rFonts w:ascii="Tahoma" w:hAnsi="Tahoma" w:cs="Tahoma"/>
                <w:color w:val="000000" w:themeColor="text1"/>
                <w:spacing w:val="-2"/>
                <w:sz w:val="24"/>
                <w:szCs w:val="24"/>
              </w:rPr>
              <w:t xml:space="preserve"> </w:t>
            </w:r>
            <w:r w:rsidRPr="007F74CA">
              <w:rPr>
                <w:rFonts w:ascii="Tahoma" w:hAnsi="Tahoma" w:cs="Tahoma"/>
                <w:color w:val="000000" w:themeColor="text1"/>
                <w:sz w:val="24"/>
                <w:szCs w:val="24"/>
              </w:rPr>
              <w:t>dénombrement</w:t>
            </w:r>
            <w:r w:rsidRPr="007F74CA">
              <w:rPr>
                <w:rFonts w:ascii="Tahoma" w:hAnsi="Tahoma" w:cs="Tahoma"/>
                <w:color w:val="000000" w:themeColor="text1"/>
                <w:spacing w:val="-2"/>
                <w:sz w:val="24"/>
                <w:szCs w:val="24"/>
              </w:rPr>
              <w:t xml:space="preserve"> </w:t>
            </w:r>
            <w:r w:rsidRPr="007F74CA">
              <w:rPr>
                <w:rFonts w:ascii="Tahoma" w:hAnsi="Tahoma" w:cs="Tahoma"/>
                <w:color w:val="000000" w:themeColor="text1"/>
                <w:spacing w:val="-4"/>
                <w:sz w:val="24"/>
                <w:szCs w:val="24"/>
              </w:rPr>
              <w:t>(ZD)</w:t>
            </w:r>
          </w:p>
        </w:tc>
        <w:tc>
          <w:tcPr>
            <w:tcW w:w="8346" w:type="dxa"/>
            <w:tcBorders>
              <w:left w:val="single" w:sz="8" w:space="0" w:color="000000"/>
              <w:right w:val="single" w:sz="8" w:space="0" w:color="000000"/>
            </w:tcBorders>
            <w:shd w:val="clear" w:color="auto" w:fill="auto"/>
            <w:vAlign w:val="center"/>
          </w:tcPr>
          <w:p w14:paraId="35BEF344" w14:textId="77777777" w:rsidR="00FE5FCB" w:rsidRPr="007F74CA" w:rsidRDefault="00FE5FCB" w:rsidP="00A5753F">
            <w:pPr>
              <w:pStyle w:val="TableParagraph"/>
              <w:ind w:right="420"/>
              <w:rPr>
                <w:rFonts w:ascii="Tahoma" w:hAnsi="Tahoma" w:cs="Tahoma"/>
                <w:color w:val="000000" w:themeColor="text1"/>
                <w:sz w:val="24"/>
                <w:szCs w:val="24"/>
              </w:rPr>
            </w:pPr>
            <w:r w:rsidRPr="007F74CA">
              <w:rPr>
                <w:rFonts w:ascii="Tahoma" w:hAnsi="Tahoma" w:cs="Tahoma"/>
                <w:color w:val="000000" w:themeColor="text1"/>
                <w:spacing w:val="-2"/>
                <w:sz w:val="24"/>
                <w:szCs w:val="24"/>
              </w:rPr>
              <w:t>CODE:</w:t>
            </w:r>
          </w:p>
        </w:tc>
        <w:tc>
          <w:tcPr>
            <w:tcW w:w="765" w:type="dxa"/>
            <w:tcBorders>
              <w:left w:val="single" w:sz="8" w:space="0" w:color="000000"/>
              <w:right w:val="single" w:sz="8" w:space="0" w:color="000000"/>
            </w:tcBorders>
            <w:shd w:val="clear" w:color="auto" w:fill="auto"/>
            <w:vAlign w:val="center"/>
          </w:tcPr>
          <w:p w14:paraId="798735AA" w14:textId="77777777" w:rsidR="00FE5FCB" w:rsidRPr="007F74CA" w:rsidRDefault="00FE5FCB" w:rsidP="00A5753F">
            <w:pPr>
              <w:pStyle w:val="TableParagraph"/>
              <w:rPr>
                <w:rFonts w:ascii="Tahoma" w:hAnsi="Tahoma" w:cs="Tahoma"/>
                <w:color w:val="000000" w:themeColor="text1"/>
                <w:sz w:val="24"/>
                <w:szCs w:val="24"/>
              </w:rPr>
            </w:pPr>
          </w:p>
        </w:tc>
        <w:tc>
          <w:tcPr>
            <w:tcW w:w="764" w:type="dxa"/>
            <w:tcBorders>
              <w:left w:val="single" w:sz="8" w:space="0" w:color="000000"/>
              <w:right w:val="single" w:sz="8" w:space="0" w:color="000000"/>
            </w:tcBorders>
            <w:shd w:val="clear" w:color="auto" w:fill="auto"/>
            <w:vAlign w:val="center"/>
          </w:tcPr>
          <w:p w14:paraId="5322C347" w14:textId="77777777" w:rsidR="00FE5FCB" w:rsidRPr="007F74CA" w:rsidRDefault="00FE5FCB" w:rsidP="00A5753F">
            <w:pPr>
              <w:pStyle w:val="TableParagraph"/>
              <w:rPr>
                <w:rFonts w:ascii="Tahoma" w:hAnsi="Tahoma" w:cs="Tahoma"/>
                <w:color w:val="000000" w:themeColor="text1"/>
                <w:sz w:val="24"/>
                <w:szCs w:val="24"/>
              </w:rPr>
            </w:pPr>
          </w:p>
        </w:tc>
        <w:tc>
          <w:tcPr>
            <w:tcW w:w="764" w:type="dxa"/>
            <w:tcBorders>
              <w:left w:val="single" w:sz="8" w:space="0" w:color="000000"/>
              <w:right w:val="single" w:sz="8" w:space="0" w:color="000000"/>
            </w:tcBorders>
            <w:shd w:val="clear" w:color="auto" w:fill="auto"/>
            <w:vAlign w:val="center"/>
          </w:tcPr>
          <w:p w14:paraId="77AA52D5" w14:textId="77777777" w:rsidR="00FE5FCB" w:rsidRPr="007F74CA" w:rsidRDefault="00FE5FCB" w:rsidP="00A5753F">
            <w:pPr>
              <w:pStyle w:val="TableParagraph"/>
              <w:rPr>
                <w:rFonts w:ascii="Tahoma" w:hAnsi="Tahoma" w:cs="Tahoma"/>
                <w:color w:val="000000" w:themeColor="text1"/>
                <w:sz w:val="24"/>
                <w:szCs w:val="24"/>
              </w:rPr>
            </w:pPr>
          </w:p>
        </w:tc>
        <w:tc>
          <w:tcPr>
            <w:tcW w:w="763" w:type="dxa"/>
            <w:tcBorders>
              <w:left w:val="single" w:sz="8" w:space="0" w:color="000000"/>
            </w:tcBorders>
            <w:shd w:val="clear" w:color="auto" w:fill="auto"/>
            <w:vAlign w:val="center"/>
          </w:tcPr>
          <w:p w14:paraId="5C389FA0" w14:textId="77777777" w:rsidR="00FE5FCB" w:rsidRPr="007F74CA" w:rsidRDefault="00FE5FCB" w:rsidP="00A5753F">
            <w:pPr>
              <w:pStyle w:val="TableParagraph"/>
              <w:rPr>
                <w:rFonts w:ascii="Tahoma" w:hAnsi="Tahoma" w:cs="Tahoma"/>
                <w:color w:val="000000" w:themeColor="text1"/>
                <w:sz w:val="24"/>
                <w:szCs w:val="24"/>
              </w:rPr>
            </w:pPr>
          </w:p>
        </w:tc>
      </w:tr>
      <w:tr w:rsidR="00FE5FCB" w:rsidRPr="007F74CA" w14:paraId="04917703" w14:textId="77777777" w:rsidTr="00FA2DB7">
        <w:trPr>
          <w:trHeight w:val="340"/>
        </w:trPr>
        <w:tc>
          <w:tcPr>
            <w:tcW w:w="563" w:type="dxa"/>
            <w:tcBorders>
              <w:right w:val="single" w:sz="8" w:space="0" w:color="000000"/>
            </w:tcBorders>
            <w:shd w:val="clear" w:color="auto" w:fill="auto"/>
            <w:vAlign w:val="center"/>
          </w:tcPr>
          <w:p w14:paraId="4903ADA4" w14:textId="0878AF4B" w:rsidR="00FE5FCB" w:rsidRPr="007F74CA" w:rsidRDefault="00FF6CED" w:rsidP="00A5753F">
            <w:pPr>
              <w:pStyle w:val="TableParagraph"/>
              <w:ind w:left="29"/>
              <w:rPr>
                <w:rFonts w:ascii="Tahoma" w:hAnsi="Tahoma" w:cs="Tahoma"/>
                <w:color w:val="000000" w:themeColor="text1"/>
                <w:sz w:val="24"/>
                <w:szCs w:val="24"/>
              </w:rPr>
            </w:pPr>
            <w:r>
              <w:rPr>
                <w:rFonts w:ascii="Tahoma" w:hAnsi="Tahoma" w:cs="Tahoma"/>
                <w:color w:val="000000" w:themeColor="text1"/>
                <w:spacing w:val="-4"/>
                <w:sz w:val="24"/>
                <w:szCs w:val="24"/>
              </w:rPr>
              <w:t>0.07</w:t>
            </w:r>
          </w:p>
        </w:tc>
        <w:tc>
          <w:tcPr>
            <w:tcW w:w="4955" w:type="dxa"/>
            <w:gridSpan w:val="3"/>
            <w:tcBorders>
              <w:left w:val="single" w:sz="8" w:space="0" w:color="000000"/>
              <w:right w:val="single" w:sz="8" w:space="0" w:color="000000"/>
            </w:tcBorders>
            <w:shd w:val="clear" w:color="auto" w:fill="auto"/>
            <w:vAlign w:val="center"/>
          </w:tcPr>
          <w:p w14:paraId="2D2937E3" w14:textId="77777777" w:rsidR="00FE5FCB" w:rsidRPr="007F74CA" w:rsidRDefault="00FE5FCB" w:rsidP="00A5753F">
            <w:pPr>
              <w:pStyle w:val="TableParagraph"/>
              <w:ind w:left="40"/>
              <w:rPr>
                <w:rFonts w:ascii="Tahoma" w:hAnsi="Tahoma" w:cs="Tahoma"/>
                <w:color w:val="000000" w:themeColor="text1"/>
                <w:sz w:val="24"/>
                <w:szCs w:val="24"/>
              </w:rPr>
            </w:pPr>
            <w:r w:rsidRPr="007F74CA">
              <w:rPr>
                <w:rFonts w:ascii="Tahoma" w:hAnsi="Tahoma" w:cs="Tahoma"/>
                <w:color w:val="000000" w:themeColor="text1"/>
                <w:sz w:val="24"/>
                <w:szCs w:val="24"/>
              </w:rPr>
              <w:t>Numéro</w:t>
            </w:r>
            <w:r w:rsidRPr="007F74CA">
              <w:rPr>
                <w:rFonts w:ascii="Tahoma" w:hAnsi="Tahoma" w:cs="Tahoma"/>
                <w:color w:val="000000" w:themeColor="text1"/>
                <w:spacing w:val="-4"/>
                <w:sz w:val="24"/>
                <w:szCs w:val="24"/>
              </w:rPr>
              <w:t xml:space="preserve"> </w:t>
            </w:r>
            <w:r w:rsidRPr="007F74CA">
              <w:rPr>
                <w:rFonts w:ascii="Tahoma" w:hAnsi="Tahoma" w:cs="Tahoma"/>
                <w:color w:val="000000" w:themeColor="text1"/>
                <w:sz w:val="24"/>
                <w:szCs w:val="24"/>
              </w:rPr>
              <w:t>du</w:t>
            </w:r>
            <w:r w:rsidRPr="007F74CA">
              <w:rPr>
                <w:rFonts w:ascii="Tahoma" w:hAnsi="Tahoma" w:cs="Tahoma"/>
                <w:color w:val="000000" w:themeColor="text1"/>
                <w:spacing w:val="-4"/>
                <w:sz w:val="24"/>
                <w:szCs w:val="24"/>
              </w:rPr>
              <w:t xml:space="preserve"> </w:t>
            </w:r>
            <w:r w:rsidRPr="007F74CA">
              <w:rPr>
                <w:rFonts w:ascii="Tahoma" w:hAnsi="Tahoma" w:cs="Tahoma"/>
                <w:color w:val="000000" w:themeColor="text1"/>
                <w:sz w:val="24"/>
                <w:szCs w:val="24"/>
              </w:rPr>
              <w:t>ménage</w:t>
            </w:r>
            <w:r w:rsidRPr="007F74CA">
              <w:rPr>
                <w:rFonts w:ascii="Tahoma" w:hAnsi="Tahoma" w:cs="Tahoma"/>
                <w:color w:val="000000" w:themeColor="text1"/>
                <w:spacing w:val="-4"/>
                <w:sz w:val="24"/>
                <w:szCs w:val="24"/>
              </w:rPr>
              <w:t xml:space="preserve"> </w:t>
            </w:r>
            <w:r w:rsidRPr="007F74CA">
              <w:rPr>
                <w:rFonts w:ascii="Tahoma" w:hAnsi="Tahoma" w:cs="Tahoma"/>
                <w:color w:val="000000" w:themeColor="text1"/>
                <w:sz w:val="24"/>
                <w:szCs w:val="24"/>
              </w:rPr>
              <w:t>dans</w:t>
            </w:r>
            <w:r w:rsidRPr="007F74CA">
              <w:rPr>
                <w:rFonts w:ascii="Tahoma" w:hAnsi="Tahoma" w:cs="Tahoma"/>
                <w:color w:val="000000" w:themeColor="text1"/>
                <w:spacing w:val="-4"/>
                <w:sz w:val="24"/>
                <w:szCs w:val="24"/>
              </w:rPr>
              <w:t xml:space="preserve"> </w:t>
            </w:r>
            <w:r w:rsidRPr="007F74CA">
              <w:rPr>
                <w:rFonts w:ascii="Tahoma" w:hAnsi="Tahoma" w:cs="Tahoma"/>
                <w:color w:val="000000" w:themeColor="text1"/>
                <w:sz w:val="24"/>
                <w:szCs w:val="24"/>
              </w:rPr>
              <w:t>la</w:t>
            </w:r>
            <w:r w:rsidRPr="007F74CA">
              <w:rPr>
                <w:rFonts w:ascii="Tahoma" w:hAnsi="Tahoma" w:cs="Tahoma"/>
                <w:color w:val="000000" w:themeColor="text1"/>
                <w:spacing w:val="-4"/>
                <w:sz w:val="24"/>
                <w:szCs w:val="24"/>
              </w:rPr>
              <w:t xml:space="preserve"> </w:t>
            </w:r>
            <w:r w:rsidRPr="007F74CA">
              <w:rPr>
                <w:rFonts w:ascii="Tahoma" w:hAnsi="Tahoma" w:cs="Tahoma"/>
                <w:color w:val="000000" w:themeColor="text1"/>
                <w:spacing w:val="-5"/>
                <w:sz w:val="24"/>
                <w:szCs w:val="24"/>
              </w:rPr>
              <w:t>ZD</w:t>
            </w:r>
          </w:p>
        </w:tc>
        <w:tc>
          <w:tcPr>
            <w:tcW w:w="8346" w:type="dxa"/>
            <w:tcBorders>
              <w:left w:val="single" w:sz="8" w:space="0" w:color="000000"/>
              <w:right w:val="single" w:sz="8" w:space="0" w:color="000000"/>
            </w:tcBorders>
            <w:shd w:val="clear" w:color="auto" w:fill="auto"/>
            <w:vAlign w:val="center"/>
          </w:tcPr>
          <w:p w14:paraId="2151B8A3" w14:textId="77777777" w:rsidR="00FE5FCB" w:rsidRPr="007F74CA" w:rsidRDefault="00FE5FCB" w:rsidP="00A5753F">
            <w:pPr>
              <w:pStyle w:val="TableParagraph"/>
              <w:ind w:right="420"/>
              <w:rPr>
                <w:rFonts w:ascii="Tahoma" w:hAnsi="Tahoma" w:cs="Tahoma"/>
                <w:color w:val="000000" w:themeColor="text1"/>
                <w:sz w:val="24"/>
                <w:szCs w:val="24"/>
              </w:rPr>
            </w:pPr>
            <w:r w:rsidRPr="007F74CA">
              <w:rPr>
                <w:rFonts w:ascii="Tahoma" w:hAnsi="Tahoma" w:cs="Tahoma"/>
                <w:color w:val="000000" w:themeColor="text1"/>
                <w:spacing w:val="-2"/>
                <w:sz w:val="24"/>
                <w:szCs w:val="24"/>
              </w:rPr>
              <w:t>CODE:</w:t>
            </w:r>
          </w:p>
        </w:tc>
        <w:tc>
          <w:tcPr>
            <w:tcW w:w="765" w:type="dxa"/>
            <w:tcBorders>
              <w:left w:val="single" w:sz="8" w:space="0" w:color="000000"/>
              <w:right w:val="single" w:sz="8" w:space="0" w:color="000000"/>
            </w:tcBorders>
            <w:shd w:val="clear" w:color="auto" w:fill="auto"/>
            <w:vAlign w:val="center"/>
          </w:tcPr>
          <w:p w14:paraId="57250F65" w14:textId="77777777" w:rsidR="00FE5FCB" w:rsidRPr="007F74CA" w:rsidRDefault="00FE5FCB" w:rsidP="00A5753F">
            <w:pPr>
              <w:pStyle w:val="TableParagraph"/>
              <w:rPr>
                <w:rFonts w:ascii="Tahoma" w:hAnsi="Tahoma" w:cs="Tahoma"/>
                <w:color w:val="000000" w:themeColor="text1"/>
                <w:sz w:val="24"/>
                <w:szCs w:val="24"/>
              </w:rPr>
            </w:pPr>
          </w:p>
        </w:tc>
        <w:tc>
          <w:tcPr>
            <w:tcW w:w="764" w:type="dxa"/>
            <w:tcBorders>
              <w:left w:val="single" w:sz="8" w:space="0" w:color="000000"/>
              <w:bottom w:val="nil"/>
              <w:right w:val="single" w:sz="8" w:space="0" w:color="000000"/>
            </w:tcBorders>
            <w:shd w:val="clear" w:color="auto" w:fill="auto"/>
            <w:vAlign w:val="center"/>
          </w:tcPr>
          <w:p w14:paraId="43CC68C9" w14:textId="77777777" w:rsidR="00FE5FCB" w:rsidRPr="007F74CA" w:rsidRDefault="00FE5FCB" w:rsidP="00A5753F">
            <w:pPr>
              <w:pStyle w:val="TableParagraph"/>
              <w:rPr>
                <w:rFonts w:ascii="Tahoma" w:hAnsi="Tahoma" w:cs="Tahoma"/>
                <w:color w:val="000000" w:themeColor="text1"/>
                <w:sz w:val="24"/>
                <w:szCs w:val="24"/>
              </w:rPr>
            </w:pPr>
          </w:p>
        </w:tc>
        <w:tc>
          <w:tcPr>
            <w:tcW w:w="764" w:type="dxa"/>
            <w:tcBorders>
              <w:left w:val="single" w:sz="8" w:space="0" w:color="000000"/>
              <w:right w:val="single" w:sz="8" w:space="0" w:color="000000"/>
            </w:tcBorders>
            <w:shd w:val="clear" w:color="auto" w:fill="auto"/>
            <w:vAlign w:val="center"/>
          </w:tcPr>
          <w:p w14:paraId="13DCD1B8" w14:textId="77777777" w:rsidR="00FE5FCB" w:rsidRPr="007F74CA" w:rsidRDefault="00FE5FCB" w:rsidP="00A5753F">
            <w:pPr>
              <w:pStyle w:val="TableParagraph"/>
              <w:rPr>
                <w:rFonts w:ascii="Tahoma" w:hAnsi="Tahoma" w:cs="Tahoma"/>
                <w:color w:val="000000" w:themeColor="text1"/>
                <w:sz w:val="24"/>
                <w:szCs w:val="24"/>
              </w:rPr>
            </w:pPr>
          </w:p>
        </w:tc>
        <w:tc>
          <w:tcPr>
            <w:tcW w:w="763" w:type="dxa"/>
            <w:tcBorders>
              <w:left w:val="single" w:sz="8" w:space="0" w:color="000000"/>
            </w:tcBorders>
            <w:shd w:val="clear" w:color="auto" w:fill="auto"/>
            <w:vAlign w:val="center"/>
          </w:tcPr>
          <w:p w14:paraId="19664C80" w14:textId="77777777" w:rsidR="00FE5FCB" w:rsidRPr="007F74CA" w:rsidRDefault="00FE5FCB" w:rsidP="00A5753F">
            <w:pPr>
              <w:pStyle w:val="TableParagraph"/>
              <w:rPr>
                <w:rFonts w:ascii="Tahoma" w:hAnsi="Tahoma" w:cs="Tahoma"/>
                <w:color w:val="000000" w:themeColor="text1"/>
                <w:sz w:val="24"/>
                <w:szCs w:val="24"/>
              </w:rPr>
            </w:pPr>
          </w:p>
        </w:tc>
      </w:tr>
      <w:tr w:rsidR="00FE5FCB" w:rsidRPr="007728C5" w14:paraId="48C16709" w14:textId="77777777" w:rsidTr="00FA2DB7">
        <w:trPr>
          <w:trHeight w:val="340"/>
        </w:trPr>
        <w:tc>
          <w:tcPr>
            <w:tcW w:w="563" w:type="dxa"/>
            <w:tcBorders>
              <w:right w:val="single" w:sz="8" w:space="0" w:color="000000"/>
            </w:tcBorders>
            <w:shd w:val="clear" w:color="auto" w:fill="auto"/>
            <w:vAlign w:val="center"/>
          </w:tcPr>
          <w:p w14:paraId="5B8F5D85" w14:textId="68A32F8D" w:rsidR="00FE5FCB" w:rsidRPr="007F74CA" w:rsidRDefault="00FF6CED" w:rsidP="00A5753F">
            <w:pPr>
              <w:pStyle w:val="TableParagraph"/>
              <w:ind w:left="29"/>
              <w:rPr>
                <w:rFonts w:ascii="Tahoma" w:hAnsi="Tahoma" w:cs="Tahoma"/>
                <w:color w:val="000000" w:themeColor="text1"/>
                <w:sz w:val="24"/>
                <w:szCs w:val="24"/>
              </w:rPr>
            </w:pPr>
            <w:r>
              <w:rPr>
                <w:rFonts w:ascii="Tahoma" w:hAnsi="Tahoma" w:cs="Tahoma"/>
                <w:color w:val="000000" w:themeColor="text1"/>
                <w:spacing w:val="-4"/>
                <w:sz w:val="24"/>
                <w:szCs w:val="24"/>
              </w:rPr>
              <w:t>0.08</w:t>
            </w:r>
          </w:p>
        </w:tc>
        <w:tc>
          <w:tcPr>
            <w:tcW w:w="2477" w:type="dxa"/>
            <w:tcBorders>
              <w:left w:val="single" w:sz="8" w:space="0" w:color="000000"/>
              <w:right w:val="single" w:sz="8" w:space="0" w:color="000000"/>
            </w:tcBorders>
            <w:shd w:val="clear" w:color="auto" w:fill="auto"/>
            <w:vAlign w:val="center"/>
          </w:tcPr>
          <w:p w14:paraId="26039055" w14:textId="77777777" w:rsidR="00FE5FCB" w:rsidRPr="007F74CA" w:rsidRDefault="00FE5FCB" w:rsidP="00A5753F">
            <w:pPr>
              <w:pStyle w:val="TableParagraph"/>
              <w:ind w:left="40"/>
              <w:rPr>
                <w:rFonts w:ascii="Tahoma" w:hAnsi="Tahoma" w:cs="Tahoma"/>
                <w:color w:val="000000" w:themeColor="text1"/>
                <w:sz w:val="24"/>
                <w:szCs w:val="24"/>
              </w:rPr>
            </w:pPr>
            <w:r w:rsidRPr="007F74CA">
              <w:rPr>
                <w:rFonts w:ascii="Tahoma" w:hAnsi="Tahoma" w:cs="Tahoma"/>
                <w:color w:val="000000" w:themeColor="text1"/>
                <w:sz w:val="24"/>
                <w:szCs w:val="24"/>
              </w:rPr>
              <w:t>Résultat</w:t>
            </w:r>
            <w:r w:rsidRPr="007F74CA">
              <w:rPr>
                <w:rFonts w:ascii="Tahoma" w:hAnsi="Tahoma" w:cs="Tahoma"/>
                <w:color w:val="000000" w:themeColor="text1"/>
                <w:spacing w:val="-5"/>
                <w:sz w:val="24"/>
                <w:szCs w:val="24"/>
              </w:rPr>
              <w:t xml:space="preserve"> </w:t>
            </w:r>
            <w:r w:rsidRPr="007F74CA">
              <w:rPr>
                <w:rFonts w:ascii="Tahoma" w:hAnsi="Tahoma" w:cs="Tahoma"/>
                <w:color w:val="000000" w:themeColor="text1"/>
                <w:sz w:val="24"/>
                <w:szCs w:val="24"/>
              </w:rPr>
              <w:t>de</w:t>
            </w:r>
            <w:r w:rsidRPr="007F74CA">
              <w:rPr>
                <w:rFonts w:ascii="Tahoma" w:hAnsi="Tahoma" w:cs="Tahoma"/>
                <w:color w:val="000000" w:themeColor="text1"/>
                <w:spacing w:val="-5"/>
                <w:sz w:val="24"/>
                <w:szCs w:val="24"/>
              </w:rPr>
              <w:t xml:space="preserve"> </w:t>
            </w:r>
            <w:r w:rsidRPr="007F74CA">
              <w:rPr>
                <w:rFonts w:ascii="Tahoma" w:hAnsi="Tahoma" w:cs="Tahoma"/>
                <w:color w:val="000000" w:themeColor="text1"/>
                <w:spacing w:val="-2"/>
                <w:sz w:val="24"/>
                <w:szCs w:val="24"/>
              </w:rPr>
              <w:t>l'interview</w:t>
            </w:r>
          </w:p>
        </w:tc>
        <w:tc>
          <w:tcPr>
            <w:tcW w:w="10825" w:type="dxa"/>
            <w:gridSpan w:val="3"/>
            <w:tcBorders>
              <w:left w:val="single" w:sz="8" w:space="0" w:color="000000"/>
              <w:right w:val="single" w:sz="8" w:space="0" w:color="000000"/>
            </w:tcBorders>
            <w:shd w:val="clear" w:color="auto" w:fill="auto"/>
            <w:vAlign w:val="center"/>
          </w:tcPr>
          <w:p w14:paraId="71C4DE9F" w14:textId="77777777" w:rsidR="00FE5FCB" w:rsidRPr="007F74CA" w:rsidRDefault="00FE5FCB" w:rsidP="00A5753F">
            <w:pPr>
              <w:pStyle w:val="TableParagraph"/>
              <w:tabs>
                <w:tab w:val="left" w:pos="8053"/>
              </w:tabs>
              <w:ind w:left="39"/>
              <w:rPr>
                <w:rFonts w:ascii="Tahoma" w:hAnsi="Tahoma" w:cs="Tahoma"/>
                <w:color w:val="000000" w:themeColor="text1"/>
                <w:sz w:val="24"/>
                <w:szCs w:val="24"/>
              </w:rPr>
            </w:pPr>
            <w:r w:rsidRPr="007F74CA">
              <w:rPr>
                <w:rFonts w:ascii="Tahoma" w:hAnsi="Tahoma" w:cs="Tahoma"/>
                <w:color w:val="000000" w:themeColor="text1"/>
                <w:sz w:val="24"/>
                <w:szCs w:val="24"/>
              </w:rPr>
              <w:t>1=Rempli,</w:t>
            </w:r>
            <w:r w:rsidRPr="007F74CA">
              <w:rPr>
                <w:rFonts w:ascii="Tahoma" w:hAnsi="Tahoma" w:cs="Tahoma"/>
                <w:color w:val="000000" w:themeColor="text1"/>
                <w:spacing w:val="-4"/>
                <w:sz w:val="24"/>
                <w:szCs w:val="24"/>
              </w:rPr>
              <w:t xml:space="preserve"> </w:t>
            </w:r>
            <w:r w:rsidRPr="007F74CA">
              <w:rPr>
                <w:rFonts w:ascii="Tahoma" w:hAnsi="Tahoma" w:cs="Tahoma"/>
                <w:color w:val="000000" w:themeColor="text1"/>
                <w:sz w:val="24"/>
                <w:szCs w:val="24"/>
              </w:rPr>
              <w:t>ménage</w:t>
            </w:r>
            <w:r w:rsidRPr="007F74CA">
              <w:rPr>
                <w:rFonts w:ascii="Tahoma" w:hAnsi="Tahoma" w:cs="Tahoma"/>
                <w:color w:val="000000" w:themeColor="text1"/>
                <w:spacing w:val="-3"/>
                <w:sz w:val="24"/>
                <w:szCs w:val="24"/>
              </w:rPr>
              <w:t xml:space="preserve"> </w:t>
            </w:r>
            <w:r w:rsidRPr="007F74CA">
              <w:rPr>
                <w:rFonts w:ascii="Tahoma" w:hAnsi="Tahoma" w:cs="Tahoma"/>
                <w:color w:val="000000" w:themeColor="text1"/>
                <w:sz w:val="24"/>
                <w:szCs w:val="24"/>
              </w:rPr>
              <w:t>sélectionné</w:t>
            </w:r>
            <w:r w:rsidRPr="007F74CA">
              <w:rPr>
                <w:rFonts w:ascii="Tahoma" w:hAnsi="Tahoma" w:cs="Tahoma"/>
                <w:color w:val="000000" w:themeColor="text1"/>
                <w:spacing w:val="-4"/>
                <w:sz w:val="24"/>
                <w:szCs w:val="24"/>
              </w:rPr>
              <w:t xml:space="preserve"> </w:t>
            </w:r>
            <w:r w:rsidRPr="007F74CA">
              <w:rPr>
                <w:rFonts w:ascii="Tahoma" w:hAnsi="Tahoma" w:cs="Tahoma"/>
                <w:color w:val="000000" w:themeColor="text1"/>
                <w:sz w:val="24"/>
                <w:szCs w:val="24"/>
              </w:rPr>
              <w:t>►(0.10)</w:t>
            </w:r>
            <w:r w:rsidRPr="007F74CA">
              <w:rPr>
                <w:rFonts w:ascii="Tahoma" w:hAnsi="Tahoma" w:cs="Tahoma"/>
                <w:color w:val="000000" w:themeColor="text1"/>
                <w:spacing w:val="36"/>
                <w:sz w:val="24"/>
                <w:szCs w:val="24"/>
              </w:rPr>
              <w:t xml:space="preserve">  </w:t>
            </w:r>
            <w:r w:rsidRPr="007F74CA">
              <w:rPr>
                <w:rFonts w:ascii="Tahoma" w:hAnsi="Tahoma" w:cs="Tahoma"/>
                <w:color w:val="000000" w:themeColor="text1"/>
                <w:sz w:val="24"/>
                <w:szCs w:val="24"/>
              </w:rPr>
              <w:t>2=Rempli,</w:t>
            </w:r>
            <w:r w:rsidRPr="007F74CA">
              <w:rPr>
                <w:rFonts w:ascii="Tahoma" w:hAnsi="Tahoma" w:cs="Tahoma"/>
                <w:color w:val="000000" w:themeColor="text1"/>
                <w:spacing w:val="-4"/>
                <w:sz w:val="24"/>
                <w:szCs w:val="24"/>
              </w:rPr>
              <w:t xml:space="preserve"> </w:t>
            </w:r>
            <w:r w:rsidRPr="007F74CA">
              <w:rPr>
                <w:rFonts w:ascii="Tahoma" w:hAnsi="Tahoma" w:cs="Tahoma"/>
                <w:color w:val="000000" w:themeColor="text1"/>
                <w:sz w:val="24"/>
                <w:szCs w:val="24"/>
              </w:rPr>
              <w:t>ménage</w:t>
            </w:r>
            <w:r w:rsidRPr="007F74CA">
              <w:rPr>
                <w:rFonts w:ascii="Tahoma" w:hAnsi="Tahoma" w:cs="Tahoma"/>
                <w:color w:val="000000" w:themeColor="text1"/>
                <w:spacing w:val="-3"/>
                <w:sz w:val="24"/>
                <w:szCs w:val="24"/>
              </w:rPr>
              <w:t xml:space="preserve"> </w:t>
            </w:r>
            <w:r w:rsidRPr="007F74CA">
              <w:rPr>
                <w:rFonts w:ascii="Tahoma" w:hAnsi="Tahoma" w:cs="Tahoma"/>
                <w:color w:val="000000" w:themeColor="text1"/>
                <w:sz w:val="24"/>
                <w:szCs w:val="24"/>
              </w:rPr>
              <w:t>de</w:t>
            </w:r>
            <w:r w:rsidRPr="007F74CA">
              <w:rPr>
                <w:rFonts w:ascii="Tahoma" w:hAnsi="Tahoma" w:cs="Tahoma"/>
                <w:color w:val="000000" w:themeColor="text1"/>
                <w:spacing w:val="-4"/>
                <w:sz w:val="24"/>
                <w:szCs w:val="24"/>
              </w:rPr>
              <w:t xml:space="preserve"> </w:t>
            </w:r>
            <w:r w:rsidRPr="007F74CA">
              <w:rPr>
                <w:rFonts w:ascii="Tahoma" w:hAnsi="Tahoma" w:cs="Tahoma"/>
                <w:color w:val="000000" w:themeColor="text1"/>
                <w:sz w:val="24"/>
                <w:szCs w:val="24"/>
              </w:rPr>
              <w:t>remplacement</w:t>
            </w:r>
            <w:r w:rsidRPr="007F74CA">
              <w:rPr>
                <w:rFonts w:ascii="Tahoma" w:hAnsi="Tahoma" w:cs="Tahoma"/>
                <w:color w:val="000000" w:themeColor="text1"/>
                <w:spacing w:val="-3"/>
                <w:sz w:val="24"/>
                <w:szCs w:val="24"/>
              </w:rPr>
              <w:t xml:space="preserve"> </w:t>
            </w:r>
            <w:r w:rsidRPr="007F74CA">
              <w:rPr>
                <w:rFonts w:ascii="Tahoma" w:hAnsi="Tahoma" w:cs="Tahoma"/>
                <w:color w:val="000000" w:themeColor="text1"/>
                <w:sz w:val="24"/>
                <w:szCs w:val="24"/>
              </w:rPr>
              <w:t>►(0.10)</w:t>
            </w:r>
            <w:r w:rsidRPr="007F74CA">
              <w:rPr>
                <w:rFonts w:ascii="Tahoma" w:hAnsi="Tahoma" w:cs="Tahoma"/>
                <w:color w:val="000000" w:themeColor="text1"/>
                <w:spacing w:val="74"/>
                <w:sz w:val="24"/>
                <w:szCs w:val="24"/>
              </w:rPr>
              <w:t xml:space="preserve"> </w:t>
            </w:r>
            <w:r w:rsidRPr="007F74CA">
              <w:rPr>
                <w:rFonts w:ascii="Tahoma" w:hAnsi="Tahoma" w:cs="Tahoma"/>
                <w:color w:val="000000" w:themeColor="text1"/>
                <w:sz w:val="24"/>
                <w:szCs w:val="24"/>
              </w:rPr>
              <w:t>3=Non</w:t>
            </w:r>
            <w:r w:rsidRPr="007F74CA">
              <w:rPr>
                <w:rFonts w:ascii="Tahoma" w:hAnsi="Tahoma" w:cs="Tahoma"/>
                <w:color w:val="000000" w:themeColor="text1"/>
                <w:spacing w:val="-4"/>
                <w:sz w:val="24"/>
                <w:szCs w:val="24"/>
              </w:rPr>
              <w:t xml:space="preserve"> </w:t>
            </w:r>
            <w:r w:rsidRPr="007F74CA">
              <w:rPr>
                <w:rFonts w:ascii="Tahoma" w:hAnsi="Tahoma" w:cs="Tahoma"/>
                <w:color w:val="000000" w:themeColor="text1"/>
                <w:spacing w:val="-2"/>
                <w:sz w:val="24"/>
                <w:szCs w:val="24"/>
              </w:rPr>
              <w:t>rempli</w:t>
            </w:r>
            <w:r w:rsidRPr="007F74CA">
              <w:rPr>
                <w:rFonts w:ascii="Tahoma" w:hAnsi="Tahoma" w:cs="Tahoma"/>
                <w:color w:val="000000" w:themeColor="text1"/>
                <w:sz w:val="24"/>
                <w:szCs w:val="24"/>
              </w:rPr>
              <w:tab/>
            </w:r>
            <w:r w:rsidRPr="007F74CA">
              <w:rPr>
                <w:rFonts w:ascii="Tahoma" w:hAnsi="Tahoma" w:cs="Tahoma"/>
                <w:color w:val="000000" w:themeColor="text1"/>
                <w:spacing w:val="-2"/>
                <w:sz w:val="24"/>
                <w:szCs w:val="24"/>
              </w:rPr>
              <w:t>CODE:</w:t>
            </w:r>
          </w:p>
        </w:tc>
        <w:tc>
          <w:tcPr>
            <w:tcW w:w="765" w:type="dxa"/>
            <w:tcBorders>
              <w:left w:val="single" w:sz="8" w:space="0" w:color="000000"/>
              <w:right w:val="single" w:sz="8" w:space="0" w:color="000000"/>
            </w:tcBorders>
            <w:shd w:val="clear" w:color="auto" w:fill="auto"/>
            <w:vAlign w:val="center"/>
          </w:tcPr>
          <w:p w14:paraId="289D807C" w14:textId="77777777" w:rsidR="00FE5FCB" w:rsidRPr="007F74CA" w:rsidRDefault="00FE5FCB" w:rsidP="00A5753F">
            <w:pPr>
              <w:pStyle w:val="TableParagraph"/>
              <w:rPr>
                <w:rFonts w:ascii="Tahoma" w:hAnsi="Tahoma" w:cs="Tahoma"/>
                <w:color w:val="000000" w:themeColor="text1"/>
                <w:sz w:val="24"/>
                <w:szCs w:val="24"/>
              </w:rPr>
            </w:pPr>
          </w:p>
        </w:tc>
        <w:tc>
          <w:tcPr>
            <w:tcW w:w="2291" w:type="dxa"/>
            <w:gridSpan w:val="3"/>
            <w:tcBorders>
              <w:top w:val="nil"/>
              <w:left w:val="single" w:sz="8" w:space="0" w:color="000000"/>
            </w:tcBorders>
            <w:shd w:val="clear" w:color="auto" w:fill="auto"/>
            <w:vAlign w:val="center"/>
          </w:tcPr>
          <w:p w14:paraId="3D56DF4D" w14:textId="77777777" w:rsidR="00FE5FCB" w:rsidRPr="007F74CA" w:rsidRDefault="00FE5FCB" w:rsidP="00A5753F">
            <w:pPr>
              <w:pStyle w:val="TableParagraph"/>
              <w:rPr>
                <w:rFonts w:ascii="Tahoma" w:hAnsi="Tahoma" w:cs="Tahoma"/>
                <w:color w:val="000000" w:themeColor="text1"/>
                <w:sz w:val="24"/>
                <w:szCs w:val="24"/>
              </w:rPr>
            </w:pPr>
          </w:p>
        </w:tc>
      </w:tr>
      <w:tr w:rsidR="00FE5FCB" w:rsidRPr="007728C5" w14:paraId="058D5306" w14:textId="77777777" w:rsidTr="00FA2DB7">
        <w:trPr>
          <w:trHeight w:val="340"/>
        </w:trPr>
        <w:tc>
          <w:tcPr>
            <w:tcW w:w="563" w:type="dxa"/>
            <w:tcBorders>
              <w:right w:val="single" w:sz="8" w:space="0" w:color="000000"/>
            </w:tcBorders>
            <w:shd w:val="clear" w:color="auto" w:fill="auto"/>
            <w:vAlign w:val="center"/>
          </w:tcPr>
          <w:p w14:paraId="3E9AAAD9" w14:textId="08F4479A" w:rsidR="00FE5FCB" w:rsidRPr="007F74CA" w:rsidRDefault="006335E6" w:rsidP="00A5753F">
            <w:pPr>
              <w:pStyle w:val="TableParagraph"/>
              <w:ind w:left="29"/>
              <w:rPr>
                <w:rFonts w:ascii="Tahoma" w:hAnsi="Tahoma" w:cs="Tahoma"/>
                <w:color w:val="000000" w:themeColor="text1"/>
                <w:sz w:val="24"/>
                <w:szCs w:val="24"/>
              </w:rPr>
            </w:pPr>
            <w:r>
              <w:rPr>
                <w:rFonts w:ascii="Tahoma" w:hAnsi="Tahoma" w:cs="Tahoma"/>
                <w:color w:val="000000" w:themeColor="text1"/>
                <w:spacing w:val="-4"/>
                <w:sz w:val="24"/>
                <w:szCs w:val="24"/>
              </w:rPr>
              <w:t>0.09</w:t>
            </w:r>
          </w:p>
        </w:tc>
        <w:tc>
          <w:tcPr>
            <w:tcW w:w="2477" w:type="dxa"/>
            <w:tcBorders>
              <w:left w:val="single" w:sz="8" w:space="0" w:color="000000"/>
              <w:right w:val="single" w:sz="8" w:space="0" w:color="000000"/>
            </w:tcBorders>
            <w:shd w:val="clear" w:color="auto" w:fill="auto"/>
            <w:vAlign w:val="center"/>
          </w:tcPr>
          <w:p w14:paraId="4E9913DC" w14:textId="77777777" w:rsidR="00FE5FCB" w:rsidRPr="007F74CA" w:rsidRDefault="00FE5FCB" w:rsidP="00A5753F">
            <w:pPr>
              <w:pStyle w:val="TableParagraph"/>
              <w:ind w:left="40"/>
              <w:rPr>
                <w:rFonts w:ascii="Tahoma" w:hAnsi="Tahoma" w:cs="Tahoma"/>
                <w:color w:val="000000" w:themeColor="text1"/>
                <w:sz w:val="24"/>
                <w:szCs w:val="24"/>
              </w:rPr>
            </w:pPr>
            <w:r w:rsidRPr="007F74CA">
              <w:rPr>
                <w:rFonts w:ascii="Tahoma" w:hAnsi="Tahoma" w:cs="Tahoma"/>
                <w:color w:val="000000" w:themeColor="text1"/>
                <w:spacing w:val="-4"/>
                <w:sz w:val="24"/>
                <w:szCs w:val="24"/>
              </w:rPr>
              <w:t>Motif</w:t>
            </w:r>
          </w:p>
        </w:tc>
        <w:tc>
          <w:tcPr>
            <w:tcW w:w="10825" w:type="dxa"/>
            <w:gridSpan w:val="3"/>
            <w:tcBorders>
              <w:left w:val="single" w:sz="8" w:space="0" w:color="000000"/>
              <w:right w:val="single" w:sz="8" w:space="0" w:color="000000"/>
            </w:tcBorders>
            <w:shd w:val="clear" w:color="auto" w:fill="auto"/>
            <w:vAlign w:val="center"/>
          </w:tcPr>
          <w:p w14:paraId="619BAE45" w14:textId="77777777" w:rsidR="00FE5FCB" w:rsidRPr="007F74CA" w:rsidRDefault="00FE5FCB" w:rsidP="00A5753F">
            <w:pPr>
              <w:pStyle w:val="TableParagraph"/>
              <w:tabs>
                <w:tab w:val="left" w:pos="3196"/>
                <w:tab w:val="left" w:pos="8053"/>
              </w:tabs>
              <w:ind w:left="39"/>
              <w:rPr>
                <w:rFonts w:ascii="Tahoma" w:hAnsi="Tahoma" w:cs="Tahoma"/>
                <w:color w:val="000000" w:themeColor="text1"/>
                <w:sz w:val="24"/>
                <w:szCs w:val="24"/>
              </w:rPr>
            </w:pPr>
            <w:r w:rsidRPr="007F74CA">
              <w:rPr>
                <w:rFonts w:ascii="Tahoma" w:hAnsi="Tahoma" w:cs="Tahoma"/>
                <w:color w:val="000000" w:themeColor="text1"/>
                <w:sz w:val="24"/>
                <w:szCs w:val="24"/>
              </w:rPr>
              <w:t>1=Refus</w:t>
            </w:r>
            <w:r w:rsidRPr="007F74CA">
              <w:rPr>
                <w:rFonts w:ascii="Tahoma" w:hAnsi="Tahoma" w:cs="Tahoma"/>
                <w:color w:val="000000" w:themeColor="text1"/>
                <w:spacing w:val="38"/>
                <w:sz w:val="24"/>
                <w:szCs w:val="24"/>
              </w:rPr>
              <w:t xml:space="preserve">  </w:t>
            </w:r>
            <w:r w:rsidRPr="007F74CA">
              <w:rPr>
                <w:rFonts w:ascii="Tahoma" w:hAnsi="Tahoma" w:cs="Tahoma"/>
                <w:color w:val="000000" w:themeColor="text1"/>
                <w:sz w:val="24"/>
                <w:szCs w:val="24"/>
              </w:rPr>
              <w:t>2=Absent</w:t>
            </w:r>
            <w:r w:rsidRPr="007F74CA">
              <w:rPr>
                <w:rFonts w:ascii="Tahoma" w:hAnsi="Tahoma" w:cs="Tahoma"/>
                <w:color w:val="000000" w:themeColor="text1"/>
                <w:spacing w:val="38"/>
                <w:sz w:val="24"/>
                <w:szCs w:val="24"/>
              </w:rPr>
              <w:t xml:space="preserve">  </w:t>
            </w:r>
            <w:r w:rsidRPr="007F74CA">
              <w:rPr>
                <w:rFonts w:ascii="Tahoma" w:hAnsi="Tahoma" w:cs="Tahoma"/>
                <w:color w:val="000000" w:themeColor="text1"/>
                <w:sz w:val="24"/>
                <w:szCs w:val="24"/>
              </w:rPr>
              <w:t>3=Logement</w:t>
            </w:r>
            <w:r w:rsidRPr="007F74CA">
              <w:rPr>
                <w:rFonts w:ascii="Tahoma" w:hAnsi="Tahoma" w:cs="Tahoma"/>
                <w:color w:val="000000" w:themeColor="text1"/>
                <w:spacing w:val="-2"/>
                <w:sz w:val="24"/>
                <w:szCs w:val="24"/>
              </w:rPr>
              <w:t xml:space="preserve"> Vacant</w:t>
            </w:r>
            <w:r w:rsidRPr="007F74CA">
              <w:rPr>
                <w:rFonts w:ascii="Tahoma" w:hAnsi="Tahoma" w:cs="Tahoma"/>
                <w:color w:val="000000" w:themeColor="text1"/>
                <w:sz w:val="24"/>
                <w:szCs w:val="24"/>
              </w:rPr>
              <w:tab/>
              <w:t>►►(Fin</w:t>
            </w:r>
            <w:r w:rsidRPr="007F74CA">
              <w:rPr>
                <w:rFonts w:ascii="Tahoma" w:hAnsi="Tahoma" w:cs="Tahoma"/>
                <w:color w:val="000000" w:themeColor="text1"/>
                <w:spacing w:val="-5"/>
                <w:sz w:val="24"/>
                <w:szCs w:val="24"/>
              </w:rPr>
              <w:t xml:space="preserve"> </w:t>
            </w:r>
            <w:r w:rsidRPr="007F74CA">
              <w:rPr>
                <w:rFonts w:ascii="Tahoma" w:hAnsi="Tahoma" w:cs="Tahoma"/>
                <w:color w:val="000000" w:themeColor="text1"/>
                <w:sz w:val="24"/>
                <w:szCs w:val="24"/>
              </w:rPr>
              <w:t>du</w:t>
            </w:r>
            <w:r w:rsidRPr="007F74CA">
              <w:rPr>
                <w:rFonts w:ascii="Tahoma" w:hAnsi="Tahoma" w:cs="Tahoma"/>
                <w:color w:val="000000" w:themeColor="text1"/>
                <w:spacing w:val="-3"/>
                <w:sz w:val="24"/>
                <w:szCs w:val="24"/>
              </w:rPr>
              <w:t xml:space="preserve"> </w:t>
            </w:r>
            <w:r w:rsidRPr="007F74CA">
              <w:rPr>
                <w:rFonts w:ascii="Tahoma" w:hAnsi="Tahoma" w:cs="Tahoma"/>
                <w:color w:val="000000" w:themeColor="text1"/>
                <w:spacing w:val="-2"/>
                <w:sz w:val="24"/>
                <w:szCs w:val="24"/>
              </w:rPr>
              <w:t>questionnaire)</w:t>
            </w:r>
            <w:r w:rsidRPr="007F74CA">
              <w:rPr>
                <w:rFonts w:ascii="Tahoma" w:hAnsi="Tahoma" w:cs="Tahoma"/>
                <w:color w:val="000000" w:themeColor="text1"/>
                <w:sz w:val="24"/>
                <w:szCs w:val="24"/>
              </w:rPr>
              <w:tab/>
            </w:r>
            <w:r w:rsidRPr="007F74CA">
              <w:rPr>
                <w:rFonts w:ascii="Tahoma" w:hAnsi="Tahoma" w:cs="Tahoma"/>
                <w:color w:val="000000" w:themeColor="text1"/>
                <w:spacing w:val="-4"/>
                <w:sz w:val="24"/>
                <w:szCs w:val="24"/>
              </w:rPr>
              <w:t>CODE:</w:t>
            </w:r>
          </w:p>
        </w:tc>
        <w:tc>
          <w:tcPr>
            <w:tcW w:w="765" w:type="dxa"/>
            <w:tcBorders>
              <w:left w:val="single" w:sz="8" w:space="0" w:color="000000"/>
              <w:right w:val="single" w:sz="8" w:space="0" w:color="000000"/>
            </w:tcBorders>
            <w:shd w:val="clear" w:color="auto" w:fill="auto"/>
            <w:vAlign w:val="center"/>
          </w:tcPr>
          <w:p w14:paraId="2C79749E" w14:textId="77777777" w:rsidR="00FE5FCB" w:rsidRPr="007F74CA" w:rsidRDefault="00FE5FCB" w:rsidP="00A5753F">
            <w:pPr>
              <w:pStyle w:val="TableParagraph"/>
              <w:rPr>
                <w:rFonts w:ascii="Tahoma" w:hAnsi="Tahoma" w:cs="Tahoma"/>
                <w:color w:val="000000" w:themeColor="text1"/>
                <w:sz w:val="24"/>
                <w:szCs w:val="24"/>
              </w:rPr>
            </w:pPr>
          </w:p>
        </w:tc>
        <w:tc>
          <w:tcPr>
            <w:tcW w:w="2291" w:type="dxa"/>
            <w:gridSpan w:val="3"/>
            <w:tcBorders>
              <w:left w:val="single" w:sz="8" w:space="0" w:color="000000"/>
            </w:tcBorders>
            <w:shd w:val="clear" w:color="auto" w:fill="auto"/>
            <w:vAlign w:val="center"/>
          </w:tcPr>
          <w:p w14:paraId="4A7BAC49" w14:textId="77777777" w:rsidR="00FE5FCB" w:rsidRPr="007F74CA" w:rsidRDefault="00FE5FCB" w:rsidP="00A5753F">
            <w:pPr>
              <w:pStyle w:val="TableParagraph"/>
              <w:rPr>
                <w:rFonts w:ascii="Tahoma" w:hAnsi="Tahoma" w:cs="Tahoma"/>
                <w:color w:val="000000" w:themeColor="text1"/>
                <w:sz w:val="24"/>
                <w:szCs w:val="24"/>
              </w:rPr>
            </w:pPr>
          </w:p>
        </w:tc>
      </w:tr>
    </w:tbl>
    <w:p w14:paraId="19B6D33E" w14:textId="77777777" w:rsidR="00FE5FCB" w:rsidRPr="007F74CA" w:rsidRDefault="00FE5FCB" w:rsidP="00FE5FCB">
      <w:pPr>
        <w:pStyle w:val="Paragraphedeliste"/>
        <w:widowControl w:val="0"/>
        <w:numPr>
          <w:ilvl w:val="0"/>
          <w:numId w:val="76"/>
        </w:numPr>
        <w:tabs>
          <w:tab w:val="left" w:pos="635"/>
          <w:tab w:val="left" w:pos="636"/>
        </w:tabs>
        <w:autoSpaceDE w:val="0"/>
        <w:autoSpaceDN w:val="0"/>
        <w:spacing w:after="9" w:line="240" w:lineRule="auto"/>
        <w:contextualSpacing w:val="0"/>
        <w:rPr>
          <w:rFonts w:ascii="Tahoma" w:hAnsi="Tahoma" w:cs="Tahoma"/>
          <w:b/>
          <w:color w:val="000000" w:themeColor="text1"/>
          <w:sz w:val="24"/>
          <w:szCs w:val="24"/>
        </w:rPr>
      </w:pPr>
      <w:r w:rsidRPr="007F74CA">
        <w:rPr>
          <w:rFonts w:ascii="Tahoma" w:hAnsi="Tahoma" w:cs="Tahoma"/>
          <w:b/>
          <w:color w:val="000000" w:themeColor="text1"/>
          <w:sz w:val="24"/>
          <w:szCs w:val="24"/>
        </w:rPr>
        <w:t>Contact</w:t>
      </w:r>
      <w:r w:rsidRPr="007F74CA">
        <w:rPr>
          <w:rFonts w:ascii="Tahoma" w:hAnsi="Tahoma" w:cs="Tahoma"/>
          <w:b/>
          <w:color w:val="000000" w:themeColor="text1"/>
          <w:spacing w:val="-5"/>
          <w:sz w:val="24"/>
          <w:szCs w:val="24"/>
        </w:rPr>
        <w:t xml:space="preserve"> </w:t>
      </w:r>
      <w:r w:rsidRPr="007F74CA">
        <w:rPr>
          <w:rFonts w:ascii="Tahoma" w:hAnsi="Tahoma" w:cs="Tahoma"/>
          <w:b/>
          <w:color w:val="000000" w:themeColor="text1"/>
          <w:sz w:val="24"/>
          <w:szCs w:val="24"/>
        </w:rPr>
        <w:t>du</w:t>
      </w:r>
      <w:r w:rsidRPr="007F74CA">
        <w:rPr>
          <w:rFonts w:ascii="Tahoma" w:hAnsi="Tahoma" w:cs="Tahoma"/>
          <w:b/>
          <w:color w:val="000000" w:themeColor="text1"/>
          <w:spacing w:val="-4"/>
          <w:sz w:val="24"/>
          <w:szCs w:val="24"/>
        </w:rPr>
        <w:t xml:space="preserve"> </w:t>
      </w:r>
      <w:r w:rsidRPr="007F74CA">
        <w:rPr>
          <w:rFonts w:ascii="Tahoma" w:hAnsi="Tahoma" w:cs="Tahoma"/>
          <w:b/>
          <w:color w:val="000000" w:themeColor="text1"/>
          <w:spacing w:val="-2"/>
          <w:sz w:val="24"/>
          <w:szCs w:val="24"/>
        </w:rPr>
        <w:t>ménage</w:t>
      </w:r>
    </w:p>
    <w:tbl>
      <w:tblPr>
        <w:tblW w:w="16927" w:type="dxa"/>
        <w:tblInd w:w="16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666"/>
        <w:gridCol w:w="2380"/>
        <w:gridCol w:w="1246"/>
        <w:gridCol w:w="1238"/>
        <w:gridCol w:w="536"/>
        <w:gridCol w:w="1955"/>
        <w:gridCol w:w="2486"/>
        <w:gridCol w:w="1165"/>
        <w:gridCol w:w="1018"/>
        <w:gridCol w:w="1147"/>
        <w:gridCol w:w="383"/>
        <w:gridCol w:w="385"/>
        <w:gridCol w:w="386"/>
        <w:gridCol w:w="384"/>
        <w:gridCol w:w="384"/>
        <w:gridCol w:w="384"/>
        <w:gridCol w:w="384"/>
        <w:gridCol w:w="390"/>
        <w:gridCol w:w="10"/>
      </w:tblGrid>
      <w:tr w:rsidR="00FE5FCB" w:rsidRPr="007728C5" w14:paraId="3ADBD35E" w14:textId="77777777" w:rsidTr="00FA2DB7">
        <w:trPr>
          <w:trHeight w:val="352"/>
        </w:trPr>
        <w:tc>
          <w:tcPr>
            <w:tcW w:w="666" w:type="dxa"/>
            <w:tcBorders>
              <w:right w:val="single" w:sz="8" w:space="0" w:color="000000"/>
            </w:tcBorders>
            <w:shd w:val="clear" w:color="auto" w:fill="auto"/>
            <w:vAlign w:val="center"/>
          </w:tcPr>
          <w:p w14:paraId="15D29EA2" w14:textId="375783C2" w:rsidR="00FE5FCB" w:rsidRPr="007F74CA" w:rsidRDefault="006335E6" w:rsidP="00FA2DB7">
            <w:pPr>
              <w:pStyle w:val="TableParagraph"/>
              <w:ind w:left="29"/>
              <w:rPr>
                <w:rFonts w:ascii="Tahoma" w:hAnsi="Tahoma" w:cs="Tahoma"/>
                <w:color w:val="000000" w:themeColor="text1"/>
                <w:sz w:val="24"/>
                <w:szCs w:val="24"/>
              </w:rPr>
            </w:pPr>
            <w:r>
              <w:rPr>
                <w:rFonts w:ascii="Tahoma" w:hAnsi="Tahoma" w:cs="Tahoma"/>
                <w:color w:val="000000" w:themeColor="text1"/>
                <w:spacing w:val="-4"/>
                <w:sz w:val="24"/>
                <w:szCs w:val="24"/>
              </w:rPr>
              <w:t>0.10</w:t>
            </w:r>
          </w:p>
        </w:tc>
        <w:tc>
          <w:tcPr>
            <w:tcW w:w="13171" w:type="dxa"/>
            <w:gridSpan w:val="9"/>
            <w:tcBorders>
              <w:left w:val="single" w:sz="8" w:space="0" w:color="000000"/>
              <w:right w:val="nil"/>
            </w:tcBorders>
            <w:shd w:val="clear" w:color="auto" w:fill="auto"/>
            <w:vAlign w:val="center"/>
          </w:tcPr>
          <w:p w14:paraId="4C1C6DAA" w14:textId="77777777" w:rsidR="00FE5FCB" w:rsidRPr="007F74CA" w:rsidRDefault="00FE5FCB" w:rsidP="00FA2DB7">
            <w:pPr>
              <w:pStyle w:val="TableParagraph"/>
              <w:ind w:left="40"/>
              <w:rPr>
                <w:rFonts w:ascii="Tahoma" w:hAnsi="Tahoma" w:cs="Tahoma"/>
                <w:color w:val="000000" w:themeColor="text1"/>
                <w:sz w:val="24"/>
                <w:szCs w:val="24"/>
              </w:rPr>
            </w:pPr>
            <w:r w:rsidRPr="007F74CA">
              <w:rPr>
                <w:rFonts w:ascii="Tahoma" w:hAnsi="Tahoma" w:cs="Tahoma"/>
                <w:color w:val="000000" w:themeColor="text1"/>
                <w:sz w:val="24"/>
                <w:szCs w:val="24"/>
              </w:rPr>
              <w:t>Prénom</w:t>
            </w:r>
            <w:r w:rsidRPr="007F74CA">
              <w:rPr>
                <w:rFonts w:ascii="Tahoma" w:hAnsi="Tahoma" w:cs="Tahoma"/>
                <w:color w:val="000000" w:themeColor="text1"/>
                <w:spacing w:val="-2"/>
                <w:sz w:val="24"/>
                <w:szCs w:val="24"/>
              </w:rPr>
              <w:t xml:space="preserve"> </w:t>
            </w:r>
            <w:r w:rsidRPr="007F74CA">
              <w:rPr>
                <w:rFonts w:ascii="Tahoma" w:hAnsi="Tahoma" w:cs="Tahoma"/>
                <w:color w:val="000000" w:themeColor="text1"/>
                <w:sz w:val="24"/>
                <w:szCs w:val="24"/>
              </w:rPr>
              <w:t>et</w:t>
            </w:r>
            <w:r w:rsidRPr="007F74CA">
              <w:rPr>
                <w:rFonts w:ascii="Tahoma" w:hAnsi="Tahoma" w:cs="Tahoma"/>
                <w:color w:val="000000" w:themeColor="text1"/>
                <w:spacing w:val="-2"/>
                <w:sz w:val="24"/>
                <w:szCs w:val="24"/>
              </w:rPr>
              <w:t xml:space="preserve"> </w:t>
            </w:r>
            <w:r w:rsidRPr="007F74CA">
              <w:rPr>
                <w:rFonts w:ascii="Tahoma" w:hAnsi="Tahoma" w:cs="Tahoma"/>
                <w:color w:val="000000" w:themeColor="text1"/>
                <w:sz w:val="24"/>
                <w:szCs w:val="24"/>
              </w:rPr>
              <w:t>Nom</w:t>
            </w:r>
            <w:r w:rsidRPr="007F74CA">
              <w:rPr>
                <w:rFonts w:ascii="Tahoma" w:hAnsi="Tahoma" w:cs="Tahoma"/>
                <w:color w:val="000000" w:themeColor="text1"/>
                <w:spacing w:val="-2"/>
                <w:sz w:val="24"/>
                <w:szCs w:val="24"/>
              </w:rPr>
              <w:t xml:space="preserve"> </w:t>
            </w:r>
            <w:r w:rsidRPr="007F74CA">
              <w:rPr>
                <w:rFonts w:ascii="Tahoma" w:hAnsi="Tahoma" w:cs="Tahoma"/>
                <w:color w:val="000000" w:themeColor="text1"/>
                <w:sz w:val="24"/>
                <w:szCs w:val="24"/>
              </w:rPr>
              <w:t>du</w:t>
            </w:r>
            <w:r w:rsidRPr="007F74CA">
              <w:rPr>
                <w:rFonts w:ascii="Tahoma" w:hAnsi="Tahoma" w:cs="Tahoma"/>
                <w:color w:val="000000" w:themeColor="text1"/>
                <w:spacing w:val="38"/>
                <w:sz w:val="24"/>
                <w:szCs w:val="24"/>
              </w:rPr>
              <w:t xml:space="preserve"> </w:t>
            </w:r>
            <w:r w:rsidRPr="007F74CA">
              <w:rPr>
                <w:rFonts w:ascii="Tahoma" w:hAnsi="Tahoma" w:cs="Tahoma"/>
                <w:color w:val="000000" w:themeColor="text1"/>
                <w:sz w:val="24"/>
                <w:szCs w:val="24"/>
              </w:rPr>
              <w:t>chef</w:t>
            </w:r>
            <w:r w:rsidRPr="007F74CA">
              <w:rPr>
                <w:rFonts w:ascii="Tahoma" w:hAnsi="Tahoma" w:cs="Tahoma"/>
                <w:color w:val="000000" w:themeColor="text1"/>
                <w:spacing w:val="-2"/>
                <w:sz w:val="24"/>
                <w:szCs w:val="24"/>
              </w:rPr>
              <w:t xml:space="preserve"> </w:t>
            </w:r>
            <w:r w:rsidRPr="007F74CA">
              <w:rPr>
                <w:rFonts w:ascii="Tahoma" w:hAnsi="Tahoma" w:cs="Tahoma"/>
                <w:color w:val="000000" w:themeColor="text1"/>
                <w:sz w:val="24"/>
                <w:szCs w:val="24"/>
              </w:rPr>
              <w:t>de</w:t>
            </w:r>
            <w:r w:rsidRPr="007F74CA">
              <w:rPr>
                <w:rFonts w:ascii="Tahoma" w:hAnsi="Tahoma" w:cs="Tahoma"/>
                <w:color w:val="000000" w:themeColor="text1"/>
                <w:spacing w:val="-1"/>
                <w:sz w:val="24"/>
                <w:szCs w:val="24"/>
              </w:rPr>
              <w:t xml:space="preserve"> </w:t>
            </w:r>
            <w:r w:rsidRPr="007F74CA">
              <w:rPr>
                <w:rFonts w:ascii="Tahoma" w:hAnsi="Tahoma" w:cs="Tahoma"/>
                <w:color w:val="000000" w:themeColor="text1"/>
                <w:spacing w:val="-2"/>
                <w:sz w:val="24"/>
                <w:szCs w:val="24"/>
              </w:rPr>
              <w:t>ménage</w:t>
            </w:r>
          </w:p>
        </w:tc>
        <w:tc>
          <w:tcPr>
            <w:tcW w:w="3090" w:type="dxa"/>
            <w:gridSpan w:val="9"/>
            <w:tcBorders>
              <w:left w:val="nil"/>
            </w:tcBorders>
            <w:shd w:val="clear" w:color="auto" w:fill="auto"/>
            <w:vAlign w:val="center"/>
          </w:tcPr>
          <w:p w14:paraId="79A7F12A" w14:textId="77777777" w:rsidR="00FE5FCB" w:rsidRPr="007F74CA" w:rsidRDefault="00FE5FCB" w:rsidP="0019242A">
            <w:pPr>
              <w:pStyle w:val="TableParagraph"/>
              <w:rPr>
                <w:rFonts w:ascii="Tahoma" w:hAnsi="Tahoma" w:cs="Tahoma"/>
                <w:color w:val="000000" w:themeColor="text1"/>
                <w:sz w:val="24"/>
                <w:szCs w:val="24"/>
              </w:rPr>
            </w:pPr>
          </w:p>
        </w:tc>
      </w:tr>
      <w:tr w:rsidR="00FE5FCB" w:rsidRPr="007F74CA" w14:paraId="3C3A9C25" w14:textId="77777777" w:rsidTr="00FA2DB7">
        <w:trPr>
          <w:trHeight w:val="352"/>
        </w:trPr>
        <w:tc>
          <w:tcPr>
            <w:tcW w:w="666" w:type="dxa"/>
            <w:tcBorders>
              <w:right w:val="single" w:sz="8" w:space="0" w:color="000000"/>
            </w:tcBorders>
            <w:shd w:val="clear" w:color="auto" w:fill="auto"/>
            <w:vAlign w:val="center"/>
          </w:tcPr>
          <w:p w14:paraId="1E488169" w14:textId="4F8FF9C9" w:rsidR="00FE5FCB" w:rsidRPr="007F74CA" w:rsidRDefault="006335E6" w:rsidP="00FA2DB7">
            <w:pPr>
              <w:pStyle w:val="TableParagraph"/>
              <w:ind w:left="29"/>
              <w:rPr>
                <w:rFonts w:ascii="Tahoma" w:hAnsi="Tahoma" w:cs="Tahoma"/>
                <w:color w:val="000000" w:themeColor="text1"/>
                <w:sz w:val="24"/>
                <w:szCs w:val="24"/>
              </w:rPr>
            </w:pPr>
            <w:r>
              <w:rPr>
                <w:rFonts w:ascii="Tahoma" w:hAnsi="Tahoma" w:cs="Tahoma"/>
                <w:color w:val="000000" w:themeColor="text1"/>
                <w:spacing w:val="-4"/>
                <w:sz w:val="24"/>
                <w:szCs w:val="24"/>
              </w:rPr>
              <w:t>0.11</w:t>
            </w:r>
          </w:p>
        </w:tc>
        <w:tc>
          <w:tcPr>
            <w:tcW w:w="13171" w:type="dxa"/>
            <w:gridSpan w:val="9"/>
            <w:tcBorders>
              <w:left w:val="single" w:sz="8" w:space="0" w:color="000000"/>
              <w:right w:val="nil"/>
            </w:tcBorders>
            <w:shd w:val="clear" w:color="auto" w:fill="auto"/>
            <w:vAlign w:val="center"/>
          </w:tcPr>
          <w:p w14:paraId="5E995ED4" w14:textId="77777777" w:rsidR="00FE5FCB" w:rsidRPr="007F74CA" w:rsidRDefault="00FE5FCB" w:rsidP="00FA2DB7">
            <w:pPr>
              <w:pStyle w:val="TableParagraph"/>
              <w:ind w:left="40"/>
              <w:rPr>
                <w:rFonts w:ascii="Tahoma" w:hAnsi="Tahoma" w:cs="Tahoma"/>
                <w:color w:val="000000" w:themeColor="text1"/>
                <w:sz w:val="24"/>
                <w:szCs w:val="24"/>
              </w:rPr>
            </w:pPr>
            <w:r w:rsidRPr="007F74CA">
              <w:rPr>
                <w:rFonts w:ascii="Tahoma" w:hAnsi="Tahoma" w:cs="Tahoma"/>
                <w:color w:val="000000" w:themeColor="text1"/>
                <w:sz w:val="24"/>
                <w:szCs w:val="24"/>
              </w:rPr>
              <w:t>Adresse</w:t>
            </w:r>
            <w:r w:rsidRPr="007F74CA">
              <w:rPr>
                <w:rFonts w:ascii="Tahoma" w:hAnsi="Tahoma" w:cs="Tahoma"/>
                <w:color w:val="000000" w:themeColor="text1"/>
                <w:spacing w:val="-5"/>
                <w:sz w:val="24"/>
                <w:szCs w:val="24"/>
              </w:rPr>
              <w:t xml:space="preserve"> </w:t>
            </w:r>
            <w:r w:rsidRPr="007F74CA">
              <w:rPr>
                <w:rFonts w:ascii="Tahoma" w:hAnsi="Tahoma" w:cs="Tahoma"/>
                <w:color w:val="000000" w:themeColor="text1"/>
                <w:sz w:val="24"/>
                <w:szCs w:val="24"/>
              </w:rPr>
              <w:t>(localisation)</w:t>
            </w:r>
            <w:r w:rsidRPr="007F74CA">
              <w:rPr>
                <w:rFonts w:ascii="Tahoma" w:hAnsi="Tahoma" w:cs="Tahoma"/>
                <w:color w:val="000000" w:themeColor="text1"/>
                <w:spacing w:val="-5"/>
                <w:sz w:val="24"/>
                <w:szCs w:val="24"/>
              </w:rPr>
              <w:t xml:space="preserve"> </w:t>
            </w:r>
            <w:r w:rsidRPr="007F74CA">
              <w:rPr>
                <w:rFonts w:ascii="Tahoma" w:hAnsi="Tahoma" w:cs="Tahoma"/>
                <w:color w:val="000000" w:themeColor="text1"/>
                <w:sz w:val="24"/>
                <w:szCs w:val="24"/>
              </w:rPr>
              <w:t>du</w:t>
            </w:r>
            <w:r w:rsidRPr="007F74CA">
              <w:rPr>
                <w:rFonts w:ascii="Tahoma" w:hAnsi="Tahoma" w:cs="Tahoma"/>
                <w:color w:val="000000" w:themeColor="text1"/>
                <w:spacing w:val="-4"/>
                <w:sz w:val="24"/>
                <w:szCs w:val="24"/>
              </w:rPr>
              <w:t xml:space="preserve"> </w:t>
            </w:r>
            <w:r w:rsidRPr="007F74CA">
              <w:rPr>
                <w:rFonts w:ascii="Tahoma" w:hAnsi="Tahoma" w:cs="Tahoma"/>
                <w:color w:val="000000" w:themeColor="text1"/>
                <w:spacing w:val="-2"/>
                <w:sz w:val="24"/>
                <w:szCs w:val="24"/>
              </w:rPr>
              <w:t>ménage</w:t>
            </w:r>
          </w:p>
        </w:tc>
        <w:tc>
          <w:tcPr>
            <w:tcW w:w="3090" w:type="dxa"/>
            <w:gridSpan w:val="9"/>
            <w:tcBorders>
              <w:left w:val="nil"/>
            </w:tcBorders>
            <w:shd w:val="clear" w:color="auto" w:fill="auto"/>
            <w:vAlign w:val="center"/>
          </w:tcPr>
          <w:p w14:paraId="3CD7C202" w14:textId="77777777" w:rsidR="00FE5FCB" w:rsidRPr="007F74CA" w:rsidRDefault="00FE5FCB" w:rsidP="0019242A">
            <w:pPr>
              <w:pStyle w:val="TableParagraph"/>
              <w:rPr>
                <w:rFonts w:ascii="Tahoma" w:hAnsi="Tahoma" w:cs="Tahoma"/>
                <w:color w:val="000000" w:themeColor="text1"/>
                <w:sz w:val="24"/>
                <w:szCs w:val="24"/>
              </w:rPr>
            </w:pPr>
          </w:p>
        </w:tc>
      </w:tr>
      <w:tr w:rsidR="00FE5FCB" w:rsidRPr="007F74CA" w14:paraId="40EF1FFE" w14:textId="77777777" w:rsidTr="00FA2DB7">
        <w:trPr>
          <w:gridAfter w:val="1"/>
          <w:wAfter w:w="10" w:type="dxa"/>
          <w:trHeight w:val="340"/>
        </w:trPr>
        <w:tc>
          <w:tcPr>
            <w:tcW w:w="666" w:type="dxa"/>
            <w:tcBorders>
              <w:right w:val="single" w:sz="8" w:space="0" w:color="000000"/>
            </w:tcBorders>
            <w:shd w:val="clear" w:color="auto" w:fill="auto"/>
            <w:vAlign w:val="center"/>
          </w:tcPr>
          <w:p w14:paraId="2F8513FB" w14:textId="21A4D6FA" w:rsidR="00FE5FCB" w:rsidRPr="007F74CA" w:rsidRDefault="006335E6" w:rsidP="00FA2DB7">
            <w:pPr>
              <w:pStyle w:val="TableParagraph"/>
              <w:ind w:left="29"/>
              <w:rPr>
                <w:rFonts w:ascii="Tahoma" w:hAnsi="Tahoma" w:cs="Tahoma"/>
                <w:color w:val="000000" w:themeColor="text1"/>
                <w:sz w:val="24"/>
                <w:szCs w:val="24"/>
              </w:rPr>
            </w:pPr>
            <w:r>
              <w:rPr>
                <w:rFonts w:ascii="Tahoma" w:hAnsi="Tahoma" w:cs="Tahoma"/>
                <w:color w:val="000000" w:themeColor="text1"/>
                <w:spacing w:val="-2"/>
                <w:sz w:val="24"/>
                <w:szCs w:val="24"/>
              </w:rPr>
              <w:t>0.12A</w:t>
            </w:r>
          </w:p>
        </w:tc>
        <w:tc>
          <w:tcPr>
            <w:tcW w:w="12024" w:type="dxa"/>
            <w:gridSpan w:val="8"/>
            <w:tcBorders>
              <w:left w:val="single" w:sz="8" w:space="0" w:color="000000"/>
              <w:right w:val="nil"/>
            </w:tcBorders>
            <w:shd w:val="clear" w:color="auto" w:fill="auto"/>
            <w:vAlign w:val="center"/>
          </w:tcPr>
          <w:p w14:paraId="1F5C442D" w14:textId="77777777" w:rsidR="00FE5FCB" w:rsidRPr="007F74CA" w:rsidRDefault="00FE5FCB" w:rsidP="00FA2DB7">
            <w:pPr>
              <w:pStyle w:val="TableParagraph"/>
              <w:ind w:left="40"/>
              <w:rPr>
                <w:rFonts w:ascii="Tahoma" w:hAnsi="Tahoma" w:cs="Tahoma"/>
                <w:color w:val="000000" w:themeColor="text1"/>
                <w:sz w:val="24"/>
                <w:szCs w:val="24"/>
              </w:rPr>
            </w:pPr>
            <w:r w:rsidRPr="007F74CA">
              <w:rPr>
                <w:rFonts w:ascii="Tahoma" w:hAnsi="Tahoma" w:cs="Tahoma"/>
                <w:color w:val="000000" w:themeColor="text1"/>
                <w:sz w:val="24"/>
                <w:szCs w:val="24"/>
              </w:rPr>
              <w:t>Premier</w:t>
            </w:r>
            <w:r w:rsidRPr="007F74CA">
              <w:rPr>
                <w:rFonts w:ascii="Tahoma" w:hAnsi="Tahoma" w:cs="Tahoma"/>
                <w:color w:val="000000" w:themeColor="text1"/>
                <w:spacing w:val="-3"/>
                <w:sz w:val="24"/>
                <w:szCs w:val="24"/>
              </w:rPr>
              <w:t xml:space="preserve"> </w:t>
            </w:r>
            <w:r w:rsidRPr="007F74CA">
              <w:rPr>
                <w:rFonts w:ascii="Tahoma" w:hAnsi="Tahoma" w:cs="Tahoma"/>
                <w:color w:val="000000" w:themeColor="text1"/>
                <w:sz w:val="24"/>
                <w:szCs w:val="24"/>
              </w:rPr>
              <w:t>Numéro</w:t>
            </w:r>
            <w:r w:rsidRPr="007F74CA">
              <w:rPr>
                <w:rFonts w:ascii="Tahoma" w:hAnsi="Tahoma" w:cs="Tahoma"/>
                <w:color w:val="000000" w:themeColor="text1"/>
                <w:spacing w:val="-3"/>
                <w:sz w:val="24"/>
                <w:szCs w:val="24"/>
              </w:rPr>
              <w:t xml:space="preserve"> </w:t>
            </w:r>
            <w:r w:rsidRPr="007F74CA">
              <w:rPr>
                <w:rFonts w:ascii="Tahoma" w:hAnsi="Tahoma" w:cs="Tahoma"/>
                <w:color w:val="000000" w:themeColor="text1"/>
                <w:sz w:val="24"/>
                <w:szCs w:val="24"/>
              </w:rPr>
              <w:t>de</w:t>
            </w:r>
            <w:r w:rsidRPr="007F74CA">
              <w:rPr>
                <w:rFonts w:ascii="Tahoma" w:hAnsi="Tahoma" w:cs="Tahoma"/>
                <w:color w:val="000000" w:themeColor="text1"/>
                <w:spacing w:val="-3"/>
                <w:sz w:val="24"/>
                <w:szCs w:val="24"/>
              </w:rPr>
              <w:t xml:space="preserve"> </w:t>
            </w:r>
            <w:r w:rsidRPr="007F74CA">
              <w:rPr>
                <w:rFonts w:ascii="Tahoma" w:hAnsi="Tahoma" w:cs="Tahoma"/>
                <w:color w:val="000000" w:themeColor="text1"/>
                <w:sz w:val="24"/>
                <w:szCs w:val="24"/>
              </w:rPr>
              <w:t>téléphone</w:t>
            </w:r>
            <w:r w:rsidRPr="007F74CA">
              <w:rPr>
                <w:rFonts w:ascii="Tahoma" w:hAnsi="Tahoma" w:cs="Tahoma"/>
                <w:color w:val="000000" w:themeColor="text1"/>
                <w:spacing w:val="-3"/>
                <w:sz w:val="24"/>
                <w:szCs w:val="24"/>
              </w:rPr>
              <w:t xml:space="preserve"> </w:t>
            </w:r>
            <w:r w:rsidRPr="007F74CA">
              <w:rPr>
                <w:rFonts w:ascii="Tahoma" w:hAnsi="Tahoma" w:cs="Tahoma"/>
                <w:color w:val="000000" w:themeColor="text1"/>
                <w:sz w:val="24"/>
                <w:szCs w:val="24"/>
              </w:rPr>
              <w:t>portable</w:t>
            </w:r>
            <w:r w:rsidRPr="007F74CA">
              <w:rPr>
                <w:rFonts w:ascii="Tahoma" w:hAnsi="Tahoma" w:cs="Tahoma"/>
                <w:color w:val="000000" w:themeColor="text1"/>
                <w:spacing w:val="-3"/>
                <w:sz w:val="24"/>
                <w:szCs w:val="24"/>
              </w:rPr>
              <w:t xml:space="preserve"> </w:t>
            </w:r>
            <w:r w:rsidRPr="007F74CA">
              <w:rPr>
                <w:rFonts w:ascii="Tahoma" w:hAnsi="Tahoma" w:cs="Tahoma"/>
                <w:color w:val="000000" w:themeColor="text1"/>
                <w:sz w:val="24"/>
                <w:szCs w:val="24"/>
              </w:rPr>
              <w:t>du</w:t>
            </w:r>
            <w:r w:rsidRPr="007F74CA">
              <w:rPr>
                <w:rFonts w:ascii="Tahoma" w:hAnsi="Tahoma" w:cs="Tahoma"/>
                <w:color w:val="000000" w:themeColor="text1"/>
                <w:spacing w:val="-3"/>
                <w:sz w:val="24"/>
                <w:szCs w:val="24"/>
              </w:rPr>
              <w:t xml:space="preserve"> </w:t>
            </w:r>
            <w:r w:rsidRPr="007F74CA">
              <w:rPr>
                <w:rFonts w:ascii="Tahoma" w:hAnsi="Tahoma" w:cs="Tahoma"/>
                <w:color w:val="000000" w:themeColor="text1"/>
                <w:sz w:val="24"/>
                <w:szCs w:val="24"/>
              </w:rPr>
              <w:t>chef</w:t>
            </w:r>
            <w:r w:rsidRPr="007F74CA">
              <w:rPr>
                <w:rFonts w:ascii="Tahoma" w:hAnsi="Tahoma" w:cs="Tahoma"/>
                <w:color w:val="000000" w:themeColor="text1"/>
                <w:spacing w:val="-3"/>
                <w:sz w:val="24"/>
                <w:szCs w:val="24"/>
              </w:rPr>
              <w:t xml:space="preserve"> </w:t>
            </w:r>
            <w:r w:rsidRPr="007F74CA">
              <w:rPr>
                <w:rFonts w:ascii="Tahoma" w:hAnsi="Tahoma" w:cs="Tahoma"/>
                <w:color w:val="000000" w:themeColor="text1"/>
                <w:sz w:val="24"/>
                <w:szCs w:val="24"/>
              </w:rPr>
              <w:t>de</w:t>
            </w:r>
            <w:r w:rsidRPr="007F74CA">
              <w:rPr>
                <w:rFonts w:ascii="Tahoma" w:hAnsi="Tahoma" w:cs="Tahoma"/>
                <w:color w:val="000000" w:themeColor="text1"/>
                <w:spacing w:val="-2"/>
                <w:sz w:val="24"/>
                <w:szCs w:val="24"/>
              </w:rPr>
              <w:t xml:space="preserve"> ménage</w:t>
            </w:r>
          </w:p>
        </w:tc>
        <w:tc>
          <w:tcPr>
            <w:tcW w:w="1147" w:type="dxa"/>
            <w:tcBorders>
              <w:left w:val="nil"/>
              <w:right w:val="single" w:sz="8" w:space="0" w:color="000000"/>
            </w:tcBorders>
            <w:shd w:val="clear" w:color="auto" w:fill="auto"/>
            <w:vAlign w:val="center"/>
          </w:tcPr>
          <w:p w14:paraId="31B02A78" w14:textId="77777777" w:rsidR="00FE5FCB" w:rsidRPr="007F74CA" w:rsidRDefault="00FE5FCB" w:rsidP="00FA2DB7">
            <w:pPr>
              <w:pStyle w:val="TableParagraph"/>
              <w:ind w:left="32"/>
              <w:rPr>
                <w:rFonts w:ascii="Tahoma" w:hAnsi="Tahoma" w:cs="Tahoma"/>
                <w:color w:val="000000" w:themeColor="text1"/>
                <w:sz w:val="24"/>
                <w:szCs w:val="24"/>
              </w:rPr>
            </w:pPr>
            <w:r w:rsidRPr="007F74CA">
              <w:rPr>
                <w:rFonts w:ascii="Tahoma" w:hAnsi="Tahoma" w:cs="Tahoma"/>
                <w:color w:val="000000" w:themeColor="text1"/>
                <w:spacing w:val="-2"/>
                <w:sz w:val="24"/>
                <w:szCs w:val="24"/>
              </w:rPr>
              <w:t>NUMERO:</w:t>
            </w:r>
          </w:p>
        </w:tc>
        <w:tc>
          <w:tcPr>
            <w:tcW w:w="383" w:type="dxa"/>
            <w:tcBorders>
              <w:left w:val="single" w:sz="8" w:space="0" w:color="000000"/>
              <w:right w:val="single" w:sz="8" w:space="0" w:color="000000"/>
            </w:tcBorders>
            <w:shd w:val="clear" w:color="auto" w:fill="auto"/>
            <w:vAlign w:val="center"/>
          </w:tcPr>
          <w:p w14:paraId="4E5A194E" w14:textId="77777777" w:rsidR="00FE5FCB" w:rsidRPr="007F74CA" w:rsidRDefault="00FE5FCB" w:rsidP="0019242A">
            <w:pPr>
              <w:pStyle w:val="TableParagraph"/>
              <w:rPr>
                <w:rFonts w:ascii="Tahoma" w:hAnsi="Tahoma" w:cs="Tahoma"/>
                <w:color w:val="000000" w:themeColor="text1"/>
                <w:sz w:val="24"/>
                <w:szCs w:val="24"/>
              </w:rPr>
            </w:pPr>
          </w:p>
        </w:tc>
        <w:tc>
          <w:tcPr>
            <w:tcW w:w="385" w:type="dxa"/>
            <w:tcBorders>
              <w:left w:val="single" w:sz="8" w:space="0" w:color="000000"/>
              <w:right w:val="single" w:sz="8" w:space="0" w:color="000000"/>
            </w:tcBorders>
            <w:shd w:val="clear" w:color="auto" w:fill="auto"/>
            <w:vAlign w:val="center"/>
          </w:tcPr>
          <w:p w14:paraId="7189ABC3" w14:textId="77777777" w:rsidR="00FE5FCB" w:rsidRPr="007F74CA" w:rsidRDefault="00FE5FCB">
            <w:pPr>
              <w:pStyle w:val="TableParagraph"/>
              <w:rPr>
                <w:rFonts w:ascii="Tahoma" w:hAnsi="Tahoma" w:cs="Tahoma"/>
                <w:color w:val="000000" w:themeColor="text1"/>
                <w:sz w:val="24"/>
                <w:szCs w:val="24"/>
              </w:rPr>
            </w:pPr>
          </w:p>
        </w:tc>
        <w:tc>
          <w:tcPr>
            <w:tcW w:w="386" w:type="dxa"/>
            <w:tcBorders>
              <w:left w:val="single" w:sz="8" w:space="0" w:color="000000"/>
              <w:right w:val="single" w:sz="8" w:space="0" w:color="000000"/>
            </w:tcBorders>
            <w:shd w:val="clear" w:color="auto" w:fill="auto"/>
            <w:vAlign w:val="center"/>
          </w:tcPr>
          <w:p w14:paraId="498F3D4B" w14:textId="77777777" w:rsidR="00FE5FCB" w:rsidRPr="007F74CA" w:rsidRDefault="00FE5FCB">
            <w:pPr>
              <w:pStyle w:val="TableParagraph"/>
              <w:rPr>
                <w:rFonts w:ascii="Tahoma" w:hAnsi="Tahoma" w:cs="Tahoma"/>
                <w:color w:val="000000" w:themeColor="text1"/>
                <w:sz w:val="24"/>
                <w:szCs w:val="24"/>
              </w:rPr>
            </w:pPr>
          </w:p>
        </w:tc>
        <w:tc>
          <w:tcPr>
            <w:tcW w:w="384" w:type="dxa"/>
            <w:tcBorders>
              <w:left w:val="single" w:sz="8" w:space="0" w:color="000000"/>
              <w:right w:val="single" w:sz="8" w:space="0" w:color="000000"/>
            </w:tcBorders>
            <w:shd w:val="clear" w:color="auto" w:fill="auto"/>
            <w:vAlign w:val="center"/>
          </w:tcPr>
          <w:p w14:paraId="172F3DFD" w14:textId="77777777" w:rsidR="00FE5FCB" w:rsidRPr="007F74CA" w:rsidRDefault="00FE5FCB">
            <w:pPr>
              <w:pStyle w:val="TableParagraph"/>
              <w:rPr>
                <w:rFonts w:ascii="Tahoma" w:hAnsi="Tahoma" w:cs="Tahoma"/>
                <w:color w:val="000000" w:themeColor="text1"/>
                <w:sz w:val="24"/>
                <w:szCs w:val="24"/>
              </w:rPr>
            </w:pPr>
          </w:p>
        </w:tc>
        <w:tc>
          <w:tcPr>
            <w:tcW w:w="384" w:type="dxa"/>
            <w:tcBorders>
              <w:left w:val="single" w:sz="8" w:space="0" w:color="000000"/>
              <w:right w:val="single" w:sz="8" w:space="0" w:color="000000"/>
            </w:tcBorders>
            <w:shd w:val="clear" w:color="auto" w:fill="auto"/>
            <w:vAlign w:val="center"/>
          </w:tcPr>
          <w:p w14:paraId="0A69E14A" w14:textId="77777777" w:rsidR="00FE5FCB" w:rsidRPr="007F74CA" w:rsidRDefault="00FE5FCB">
            <w:pPr>
              <w:pStyle w:val="TableParagraph"/>
              <w:rPr>
                <w:rFonts w:ascii="Tahoma" w:hAnsi="Tahoma" w:cs="Tahoma"/>
                <w:color w:val="000000" w:themeColor="text1"/>
                <w:sz w:val="24"/>
                <w:szCs w:val="24"/>
              </w:rPr>
            </w:pPr>
          </w:p>
        </w:tc>
        <w:tc>
          <w:tcPr>
            <w:tcW w:w="384" w:type="dxa"/>
            <w:tcBorders>
              <w:left w:val="single" w:sz="8" w:space="0" w:color="000000"/>
              <w:right w:val="single" w:sz="8" w:space="0" w:color="000000"/>
            </w:tcBorders>
            <w:shd w:val="clear" w:color="auto" w:fill="auto"/>
            <w:vAlign w:val="center"/>
          </w:tcPr>
          <w:p w14:paraId="1AF48736" w14:textId="77777777" w:rsidR="00FE5FCB" w:rsidRPr="007F74CA" w:rsidRDefault="00FE5FCB">
            <w:pPr>
              <w:pStyle w:val="TableParagraph"/>
              <w:rPr>
                <w:rFonts w:ascii="Tahoma" w:hAnsi="Tahoma" w:cs="Tahoma"/>
                <w:color w:val="000000" w:themeColor="text1"/>
                <w:sz w:val="24"/>
                <w:szCs w:val="24"/>
              </w:rPr>
            </w:pPr>
          </w:p>
        </w:tc>
        <w:tc>
          <w:tcPr>
            <w:tcW w:w="384" w:type="dxa"/>
            <w:tcBorders>
              <w:left w:val="single" w:sz="8" w:space="0" w:color="000000"/>
              <w:right w:val="single" w:sz="8" w:space="0" w:color="000000"/>
            </w:tcBorders>
            <w:shd w:val="clear" w:color="auto" w:fill="auto"/>
            <w:vAlign w:val="center"/>
          </w:tcPr>
          <w:p w14:paraId="31F3E65B" w14:textId="77777777" w:rsidR="00FE5FCB" w:rsidRPr="007F74CA" w:rsidRDefault="00FE5FCB">
            <w:pPr>
              <w:pStyle w:val="TableParagraph"/>
              <w:rPr>
                <w:rFonts w:ascii="Tahoma" w:hAnsi="Tahoma" w:cs="Tahoma"/>
                <w:color w:val="000000" w:themeColor="text1"/>
                <w:sz w:val="24"/>
                <w:szCs w:val="24"/>
              </w:rPr>
            </w:pPr>
          </w:p>
        </w:tc>
        <w:tc>
          <w:tcPr>
            <w:tcW w:w="390" w:type="dxa"/>
            <w:tcBorders>
              <w:left w:val="single" w:sz="8" w:space="0" w:color="000000"/>
            </w:tcBorders>
            <w:shd w:val="clear" w:color="auto" w:fill="auto"/>
            <w:vAlign w:val="center"/>
          </w:tcPr>
          <w:p w14:paraId="74D8EC53" w14:textId="77777777" w:rsidR="00FE5FCB" w:rsidRPr="007F74CA" w:rsidRDefault="00FE5FCB">
            <w:pPr>
              <w:pStyle w:val="TableParagraph"/>
              <w:rPr>
                <w:rFonts w:ascii="Tahoma" w:hAnsi="Tahoma" w:cs="Tahoma"/>
                <w:color w:val="000000" w:themeColor="text1"/>
                <w:sz w:val="24"/>
                <w:szCs w:val="24"/>
              </w:rPr>
            </w:pPr>
          </w:p>
        </w:tc>
      </w:tr>
      <w:tr w:rsidR="00FE5FCB" w:rsidRPr="007728C5" w14:paraId="438D686D" w14:textId="77777777" w:rsidTr="00FA2DB7">
        <w:trPr>
          <w:trHeight w:val="352"/>
        </w:trPr>
        <w:tc>
          <w:tcPr>
            <w:tcW w:w="666" w:type="dxa"/>
            <w:tcBorders>
              <w:right w:val="single" w:sz="8" w:space="0" w:color="000000"/>
            </w:tcBorders>
            <w:shd w:val="clear" w:color="auto" w:fill="auto"/>
            <w:vAlign w:val="center"/>
          </w:tcPr>
          <w:p w14:paraId="30AB2638" w14:textId="1F30017A" w:rsidR="00FE5FCB" w:rsidRPr="007F74CA" w:rsidRDefault="006335E6" w:rsidP="00FA2DB7">
            <w:pPr>
              <w:pStyle w:val="TableParagraph"/>
              <w:ind w:left="29"/>
              <w:rPr>
                <w:rFonts w:ascii="Tahoma" w:hAnsi="Tahoma" w:cs="Tahoma"/>
                <w:color w:val="000000" w:themeColor="text1"/>
                <w:sz w:val="24"/>
                <w:szCs w:val="24"/>
              </w:rPr>
            </w:pPr>
            <w:r>
              <w:rPr>
                <w:rFonts w:ascii="Tahoma" w:hAnsi="Tahoma" w:cs="Tahoma"/>
                <w:color w:val="000000" w:themeColor="text1"/>
                <w:spacing w:val="-2"/>
                <w:sz w:val="24"/>
                <w:szCs w:val="24"/>
              </w:rPr>
              <w:t>0.12B</w:t>
            </w:r>
          </w:p>
        </w:tc>
        <w:tc>
          <w:tcPr>
            <w:tcW w:w="12024" w:type="dxa"/>
            <w:gridSpan w:val="8"/>
            <w:tcBorders>
              <w:left w:val="single" w:sz="8" w:space="0" w:color="000000"/>
              <w:right w:val="nil"/>
            </w:tcBorders>
            <w:shd w:val="clear" w:color="auto" w:fill="auto"/>
            <w:vAlign w:val="center"/>
          </w:tcPr>
          <w:p w14:paraId="30E60F1B" w14:textId="23F1684B" w:rsidR="00FE5FCB" w:rsidRPr="007F74CA" w:rsidRDefault="00FE5FCB" w:rsidP="00FA2DB7">
            <w:pPr>
              <w:pStyle w:val="TableParagraph"/>
              <w:ind w:left="40"/>
              <w:rPr>
                <w:rFonts w:ascii="Tahoma" w:hAnsi="Tahoma" w:cs="Tahoma"/>
                <w:color w:val="000000" w:themeColor="text1"/>
                <w:sz w:val="24"/>
                <w:szCs w:val="24"/>
              </w:rPr>
            </w:pPr>
            <w:r w:rsidRPr="007F74CA">
              <w:rPr>
                <w:rFonts w:ascii="Tahoma" w:hAnsi="Tahoma" w:cs="Tahoma"/>
                <w:color w:val="000000" w:themeColor="text1"/>
                <w:sz w:val="24"/>
                <w:szCs w:val="24"/>
              </w:rPr>
              <w:t>Deux</w:t>
            </w:r>
            <w:r w:rsidR="00A5753F">
              <w:rPr>
                <w:rFonts w:ascii="Tahoma" w:hAnsi="Tahoma" w:cs="Tahoma"/>
                <w:color w:val="000000" w:themeColor="text1"/>
                <w:sz w:val="24"/>
                <w:szCs w:val="24"/>
              </w:rPr>
              <w:t>i</w:t>
            </w:r>
            <w:r w:rsidRPr="007F74CA">
              <w:rPr>
                <w:rFonts w:ascii="Tahoma" w:hAnsi="Tahoma" w:cs="Tahoma"/>
                <w:color w:val="000000" w:themeColor="text1"/>
                <w:sz w:val="24"/>
                <w:szCs w:val="24"/>
              </w:rPr>
              <w:t>ème</w:t>
            </w:r>
            <w:r w:rsidRPr="007F74CA">
              <w:rPr>
                <w:rFonts w:ascii="Tahoma" w:hAnsi="Tahoma" w:cs="Tahoma"/>
                <w:color w:val="000000" w:themeColor="text1"/>
                <w:spacing w:val="-7"/>
                <w:sz w:val="24"/>
                <w:szCs w:val="24"/>
              </w:rPr>
              <w:t xml:space="preserve"> </w:t>
            </w:r>
            <w:r w:rsidRPr="007F74CA">
              <w:rPr>
                <w:rFonts w:ascii="Tahoma" w:hAnsi="Tahoma" w:cs="Tahoma"/>
                <w:color w:val="000000" w:themeColor="text1"/>
                <w:sz w:val="24"/>
                <w:szCs w:val="24"/>
              </w:rPr>
              <w:t>Numéro</w:t>
            </w:r>
            <w:r w:rsidRPr="007F74CA">
              <w:rPr>
                <w:rFonts w:ascii="Tahoma" w:hAnsi="Tahoma" w:cs="Tahoma"/>
                <w:color w:val="000000" w:themeColor="text1"/>
                <w:spacing w:val="-5"/>
                <w:sz w:val="24"/>
                <w:szCs w:val="24"/>
              </w:rPr>
              <w:t xml:space="preserve"> </w:t>
            </w:r>
            <w:r w:rsidRPr="007F74CA">
              <w:rPr>
                <w:rFonts w:ascii="Tahoma" w:hAnsi="Tahoma" w:cs="Tahoma"/>
                <w:color w:val="000000" w:themeColor="text1"/>
                <w:sz w:val="24"/>
                <w:szCs w:val="24"/>
              </w:rPr>
              <w:t>de</w:t>
            </w:r>
            <w:r w:rsidRPr="007F74CA">
              <w:rPr>
                <w:rFonts w:ascii="Tahoma" w:hAnsi="Tahoma" w:cs="Tahoma"/>
                <w:color w:val="000000" w:themeColor="text1"/>
                <w:spacing w:val="-5"/>
                <w:sz w:val="24"/>
                <w:szCs w:val="24"/>
              </w:rPr>
              <w:t xml:space="preserve"> </w:t>
            </w:r>
            <w:r w:rsidRPr="007F74CA">
              <w:rPr>
                <w:rFonts w:ascii="Tahoma" w:hAnsi="Tahoma" w:cs="Tahoma"/>
                <w:color w:val="000000" w:themeColor="text1"/>
                <w:sz w:val="24"/>
                <w:szCs w:val="24"/>
              </w:rPr>
              <w:t>téléphone</w:t>
            </w:r>
            <w:r w:rsidRPr="007F74CA">
              <w:rPr>
                <w:rFonts w:ascii="Tahoma" w:hAnsi="Tahoma" w:cs="Tahoma"/>
                <w:color w:val="000000" w:themeColor="text1"/>
                <w:spacing w:val="-5"/>
                <w:sz w:val="24"/>
                <w:szCs w:val="24"/>
              </w:rPr>
              <w:t xml:space="preserve"> </w:t>
            </w:r>
            <w:r w:rsidRPr="007F74CA">
              <w:rPr>
                <w:rFonts w:ascii="Tahoma" w:hAnsi="Tahoma" w:cs="Tahoma"/>
                <w:color w:val="000000" w:themeColor="text1"/>
                <w:sz w:val="24"/>
                <w:szCs w:val="24"/>
              </w:rPr>
              <w:t>portable</w:t>
            </w:r>
            <w:r w:rsidRPr="007F74CA">
              <w:rPr>
                <w:rFonts w:ascii="Tahoma" w:hAnsi="Tahoma" w:cs="Tahoma"/>
                <w:color w:val="000000" w:themeColor="text1"/>
                <w:spacing w:val="-5"/>
                <w:sz w:val="24"/>
                <w:szCs w:val="24"/>
              </w:rPr>
              <w:t xml:space="preserve"> </w:t>
            </w:r>
            <w:r w:rsidRPr="007F74CA">
              <w:rPr>
                <w:rFonts w:ascii="Tahoma" w:hAnsi="Tahoma" w:cs="Tahoma"/>
                <w:color w:val="000000" w:themeColor="text1"/>
                <w:sz w:val="24"/>
                <w:szCs w:val="24"/>
              </w:rPr>
              <w:t>du</w:t>
            </w:r>
            <w:r w:rsidRPr="007F74CA">
              <w:rPr>
                <w:rFonts w:ascii="Tahoma" w:hAnsi="Tahoma" w:cs="Tahoma"/>
                <w:color w:val="000000" w:themeColor="text1"/>
                <w:spacing w:val="-5"/>
                <w:sz w:val="24"/>
                <w:szCs w:val="24"/>
              </w:rPr>
              <w:t xml:space="preserve"> </w:t>
            </w:r>
            <w:r w:rsidRPr="007F74CA">
              <w:rPr>
                <w:rFonts w:ascii="Tahoma" w:hAnsi="Tahoma" w:cs="Tahoma"/>
                <w:color w:val="000000" w:themeColor="text1"/>
                <w:sz w:val="24"/>
                <w:szCs w:val="24"/>
              </w:rPr>
              <w:t>chef</w:t>
            </w:r>
            <w:r w:rsidRPr="007F74CA">
              <w:rPr>
                <w:rFonts w:ascii="Tahoma" w:hAnsi="Tahoma" w:cs="Tahoma"/>
                <w:color w:val="000000" w:themeColor="text1"/>
                <w:spacing w:val="-5"/>
                <w:sz w:val="24"/>
                <w:szCs w:val="24"/>
              </w:rPr>
              <w:t xml:space="preserve"> </w:t>
            </w:r>
            <w:r w:rsidRPr="007F74CA">
              <w:rPr>
                <w:rFonts w:ascii="Tahoma" w:hAnsi="Tahoma" w:cs="Tahoma"/>
                <w:color w:val="000000" w:themeColor="text1"/>
                <w:sz w:val="24"/>
                <w:szCs w:val="24"/>
              </w:rPr>
              <w:t>de</w:t>
            </w:r>
            <w:r w:rsidRPr="007F74CA">
              <w:rPr>
                <w:rFonts w:ascii="Tahoma" w:hAnsi="Tahoma" w:cs="Tahoma"/>
                <w:color w:val="000000" w:themeColor="text1"/>
                <w:spacing w:val="-5"/>
                <w:sz w:val="24"/>
                <w:szCs w:val="24"/>
              </w:rPr>
              <w:t xml:space="preserve"> </w:t>
            </w:r>
            <w:r w:rsidRPr="007F74CA">
              <w:rPr>
                <w:rFonts w:ascii="Tahoma" w:hAnsi="Tahoma" w:cs="Tahoma"/>
                <w:color w:val="000000" w:themeColor="text1"/>
                <w:spacing w:val="-2"/>
                <w:sz w:val="24"/>
                <w:szCs w:val="24"/>
              </w:rPr>
              <w:t>ménage</w:t>
            </w:r>
          </w:p>
        </w:tc>
        <w:tc>
          <w:tcPr>
            <w:tcW w:w="1147" w:type="dxa"/>
            <w:tcBorders>
              <w:left w:val="nil"/>
              <w:right w:val="nil"/>
            </w:tcBorders>
            <w:shd w:val="clear" w:color="auto" w:fill="auto"/>
            <w:vAlign w:val="center"/>
          </w:tcPr>
          <w:p w14:paraId="04DE53B5" w14:textId="77777777" w:rsidR="00FE5FCB" w:rsidRPr="007F74CA" w:rsidRDefault="00FE5FCB" w:rsidP="0019242A">
            <w:pPr>
              <w:pStyle w:val="TableParagraph"/>
              <w:rPr>
                <w:rFonts w:ascii="Tahoma" w:hAnsi="Tahoma" w:cs="Tahoma"/>
                <w:color w:val="000000" w:themeColor="text1"/>
                <w:sz w:val="24"/>
                <w:szCs w:val="24"/>
              </w:rPr>
            </w:pPr>
          </w:p>
        </w:tc>
        <w:tc>
          <w:tcPr>
            <w:tcW w:w="3090" w:type="dxa"/>
            <w:gridSpan w:val="9"/>
            <w:tcBorders>
              <w:left w:val="nil"/>
            </w:tcBorders>
            <w:shd w:val="clear" w:color="auto" w:fill="auto"/>
            <w:vAlign w:val="center"/>
          </w:tcPr>
          <w:p w14:paraId="603DF283" w14:textId="77777777" w:rsidR="00FE5FCB" w:rsidRPr="007F74CA" w:rsidRDefault="00FE5FCB">
            <w:pPr>
              <w:pStyle w:val="TableParagraph"/>
              <w:rPr>
                <w:rFonts w:ascii="Tahoma" w:hAnsi="Tahoma" w:cs="Tahoma"/>
                <w:color w:val="000000" w:themeColor="text1"/>
                <w:sz w:val="24"/>
                <w:szCs w:val="24"/>
              </w:rPr>
            </w:pPr>
          </w:p>
        </w:tc>
      </w:tr>
      <w:tr w:rsidR="00FE5FCB" w:rsidRPr="007728C5" w14:paraId="68750643" w14:textId="77777777" w:rsidTr="00FA2DB7">
        <w:trPr>
          <w:trHeight w:val="352"/>
        </w:trPr>
        <w:tc>
          <w:tcPr>
            <w:tcW w:w="666" w:type="dxa"/>
            <w:tcBorders>
              <w:right w:val="single" w:sz="8" w:space="0" w:color="000000"/>
            </w:tcBorders>
            <w:shd w:val="clear" w:color="auto" w:fill="auto"/>
            <w:vAlign w:val="center"/>
          </w:tcPr>
          <w:p w14:paraId="22EBF976" w14:textId="6B82078D" w:rsidR="00FE5FCB" w:rsidRPr="007F74CA" w:rsidRDefault="006335E6" w:rsidP="00FA2DB7">
            <w:pPr>
              <w:pStyle w:val="TableParagraph"/>
              <w:ind w:left="29"/>
              <w:rPr>
                <w:rFonts w:ascii="Tahoma" w:hAnsi="Tahoma" w:cs="Tahoma"/>
                <w:color w:val="000000" w:themeColor="text1"/>
                <w:sz w:val="24"/>
                <w:szCs w:val="24"/>
              </w:rPr>
            </w:pPr>
            <w:r>
              <w:rPr>
                <w:rFonts w:ascii="Tahoma" w:hAnsi="Tahoma" w:cs="Tahoma"/>
                <w:color w:val="000000" w:themeColor="text1"/>
                <w:spacing w:val="-4"/>
                <w:sz w:val="24"/>
                <w:szCs w:val="24"/>
              </w:rPr>
              <w:t>0.13</w:t>
            </w:r>
          </w:p>
        </w:tc>
        <w:tc>
          <w:tcPr>
            <w:tcW w:w="13171" w:type="dxa"/>
            <w:gridSpan w:val="9"/>
            <w:tcBorders>
              <w:left w:val="single" w:sz="8" w:space="0" w:color="000000"/>
              <w:right w:val="nil"/>
            </w:tcBorders>
            <w:shd w:val="clear" w:color="auto" w:fill="auto"/>
            <w:vAlign w:val="center"/>
          </w:tcPr>
          <w:p w14:paraId="51CDF1DE" w14:textId="77777777" w:rsidR="00FE5FCB" w:rsidRPr="007F74CA" w:rsidRDefault="00FE5FCB" w:rsidP="00FA2DB7">
            <w:pPr>
              <w:pStyle w:val="TableParagraph"/>
              <w:ind w:left="40"/>
              <w:rPr>
                <w:rFonts w:ascii="Tahoma" w:hAnsi="Tahoma" w:cs="Tahoma"/>
                <w:color w:val="000000" w:themeColor="text1"/>
                <w:sz w:val="24"/>
                <w:szCs w:val="24"/>
              </w:rPr>
            </w:pPr>
            <w:r w:rsidRPr="007F74CA">
              <w:rPr>
                <w:rFonts w:ascii="Tahoma" w:hAnsi="Tahoma" w:cs="Tahoma"/>
                <w:color w:val="000000" w:themeColor="text1"/>
                <w:sz w:val="24"/>
                <w:szCs w:val="24"/>
              </w:rPr>
              <w:t>Nom</w:t>
            </w:r>
            <w:r w:rsidRPr="007F74CA">
              <w:rPr>
                <w:rFonts w:ascii="Tahoma" w:hAnsi="Tahoma" w:cs="Tahoma"/>
                <w:color w:val="000000" w:themeColor="text1"/>
                <w:spacing w:val="-5"/>
                <w:sz w:val="24"/>
                <w:szCs w:val="24"/>
              </w:rPr>
              <w:t xml:space="preserve"> </w:t>
            </w:r>
            <w:r w:rsidRPr="007F74CA">
              <w:rPr>
                <w:rFonts w:ascii="Tahoma" w:hAnsi="Tahoma" w:cs="Tahoma"/>
                <w:color w:val="000000" w:themeColor="text1"/>
                <w:sz w:val="24"/>
                <w:szCs w:val="24"/>
              </w:rPr>
              <w:t>d'un</w:t>
            </w:r>
            <w:r w:rsidRPr="007F74CA">
              <w:rPr>
                <w:rFonts w:ascii="Tahoma" w:hAnsi="Tahoma" w:cs="Tahoma"/>
                <w:color w:val="000000" w:themeColor="text1"/>
                <w:spacing w:val="-3"/>
                <w:sz w:val="24"/>
                <w:szCs w:val="24"/>
              </w:rPr>
              <w:t xml:space="preserve"> </w:t>
            </w:r>
            <w:r w:rsidRPr="007F74CA">
              <w:rPr>
                <w:rFonts w:ascii="Tahoma" w:hAnsi="Tahoma" w:cs="Tahoma"/>
                <w:color w:val="000000" w:themeColor="text1"/>
                <w:sz w:val="24"/>
                <w:szCs w:val="24"/>
              </w:rPr>
              <w:t>autre</w:t>
            </w:r>
            <w:r w:rsidRPr="007F74CA">
              <w:rPr>
                <w:rFonts w:ascii="Tahoma" w:hAnsi="Tahoma" w:cs="Tahoma"/>
                <w:color w:val="000000" w:themeColor="text1"/>
                <w:spacing w:val="-2"/>
                <w:sz w:val="24"/>
                <w:szCs w:val="24"/>
              </w:rPr>
              <w:t xml:space="preserve"> </w:t>
            </w:r>
            <w:r w:rsidRPr="007F74CA">
              <w:rPr>
                <w:rFonts w:ascii="Tahoma" w:hAnsi="Tahoma" w:cs="Tahoma"/>
                <w:color w:val="000000" w:themeColor="text1"/>
                <w:sz w:val="24"/>
                <w:szCs w:val="24"/>
              </w:rPr>
              <w:t>membre</w:t>
            </w:r>
            <w:r w:rsidRPr="007F74CA">
              <w:rPr>
                <w:rFonts w:ascii="Tahoma" w:hAnsi="Tahoma" w:cs="Tahoma"/>
                <w:color w:val="000000" w:themeColor="text1"/>
                <w:spacing w:val="-2"/>
                <w:sz w:val="24"/>
                <w:szCs w:val="24"/>
              </w:rPr>
              <w:t xml:space="preserve"> </w:t>
            </w:r>
            <w:r w:rsidRPr="007F74CA">
              <w:rPr>
                <w:rFonts w:ascii="Tahoma" w:hAnsi="Tahoma" w:cs="Tahoma"/>
                <w:color w:val="000000" w:themeColor="text1"/>
                <w:sz w:val="24"/>
                <w:szCs w:val="24"/>
              </w:rPr>
              <w:t>du</w:t>
            </w:r>
            <w:r w:rsidRPr="007F74CA">
              <w:rPr>
                <w:rFonts w:ascii="Tahoma" w:hAnsi="Tahoma" w:cs="Tahoma"/>
                <w:color w:val="000000" w:themeColor="text1"/>
                <w:spacing w:val="-3"/>
                <w:sz w:val="24"/>
                <w:szCs w:val="24"/>
              </w:rPr>
              <w:t xml:space="preserve"> </w:t>
            </w:r>
            <w:r w:rsidRPr="007F74CA">
              <w:rPr>
                <w:rFonts w:ascii="Tahoma" w:hAnsi="Tahoma" w:cs="Tahoma"/>
                <w:color w:val="000000" w:themeColor="text1"/>
                <w:sz w:val="24"/>
                <w:szCs w:val="24"/>
              </w:rPr>
              <w:t>ménage</w:t>
            </w:r>
            <w:r w:rsidRPr="007F74CA">
              <w:rPr>
                <w:rFonts w:ascii="Tahoma" w:hAnsi="Tahoma" w:cs="Tahoma"/>
                <w:color w:val="000000" w:themeColor="text1"/>
                <w:spacing w:val="-2"/>
                <w:sz w:val="24"/>
                <w:szCs w:val="24"/>
              </w:rPr>
              <w:t xml:space="preserve"> </w:t>
            </w:r>
            <w:r w:rsidRPr="007F74CA">
              <w:rPr>
                <w:rFonts w:ascii="Tahoma" w:hAnsi="Tahoma" w:cs="Tahoma"/>
                <w:color w:val="000000" w:themeColor="text1"/>
                <w:sz w:val="24"/>
                <w:szCs w:val="24"/>
              </w:rPr>
              <w:t>possédant</w:t>
            </w:r>
            <w:r w:rsidRPr="007F74CA">
              <w:rPr>
                <w:rFonts w:ascii="Tahoma" w:hAnsi="Tahoma" w:cs="Tahoma"/>
                <w:color w:val="000000" w:themeColor="text1"/>
                <w:spacing w:val="-3"/>
                <w:sz w:val="24"/>
                <w:szCs w:val="24"/>
              </w:rPr>
              <w:t xml:space="preserve"> </w:t>
            </w:r>
            <w:r w:rsidRPr="007F74CA">
              <w:rPr>
                <w:rFonts w:ascii="Tahoma" w:hAnsi="Tahoma" w:cs="Tahoma"/>
                <w:color w:val="000000" w:themeColor="text1"/>
                <w:sz w:val="24"/>
                <w:szCs w:val="24"/>
              </w:rPr>
              <w:t>un</w:t>
            </w:r>
            <w:r w:rsidRPr="007F74CA">
              <w:rPr>
                <w:rFonts w:ascii="Tahoma" w:hAnsi="Tahoma" w:cs="Tahoma"/>
                <w:color w:val="000000" w:themeColor="text1"/>
                <w:spacing w:val="-3"/>
                <w:sz w:val="24"/>
                <w:szCs w:val="24"/>
              </w:rPr>
              <w:t xml:space="preserve"> </w:t>
            </w:r>
            <w:r w:rsidRPr="007F74CA">
              <w:rPr>
                <w:rFonts w:ascii="Tahoma" w:hAnsi="Tahoma" w:cs="Tahoma"/>
                <w:color w:val="000000" w:themeColor="text1"/>
                <w:sz w:val="24"/>
                <w:szCs w:val="24"/>
              </w:rPr>
              <w:t>numéro</w:t>
            </w:r>
            <w:r w:rsidRPr="007F74CA">
              <w:rPr>
                <w:rFonts w:ascii="Tahoma" w:hAnsi="Tahoma" w:cs="Tahoma"/>
                <w:color w:val="000000" w:themeColor="text1"/>
                <w:spacing w:val="-3"/>
                <w:sz w:val="24"/>
                <w:szCs w:val="24"/>
              </w:rPr>
              <w:t xml:space="preserve"> </w:t>
            </w:r>
            <w:r w:rsidRPr="007F74CA">
              <w:rPr>
                <w:rFonts w:ascii="Tahoma" w:hAnsi="Tahoma" w:cs="Tahoma"/>
                <w:color w:val="000000" w:themeColor="text1"/>
                <w:sz w:val="24"/>
                <w:szCs w:val="24"/>
              </w:rPr>
              <w:t>de</w:t>
            </w:r>
            <w:r w:rsidRPr="007F74CA">
              <w:rPr>
                <w:rFonts w:ascii="Tahoma" w:hAnsi="Tahoma" w:cs="Tahoma"/>
                <w:color w:val="000000" w:themeColor="text1"/>
                <w:spacing w:val="-3"/>
                <w:sz w:val="24"/>
                <w:szCs w:val="24"/>
              </w:rPr>
              <w:t xml:space="preserve"> </w:t>
            </w:r>
            <w:r w:rsidRPr="007F74CA">
              <w:rPr>
                <w:rFonts w:ascii="Tahoma" w:hAnsi="Tahoma" w:cs="Tahoma"/>
                <w:color w:val="000000" w:themeColor="text1"/>
                <w:sz w:val="24"/>
                <w:szCs w:val="24"/>
              </w:rPr>
              <w:t>téléphone</w:t>
            </w:r>
            <w:r w:rsidRPr="007F74CA">
              <w:rPr>
                <w:rFonts w:ascii="Tahoma" w:hAnsi="Tahoma" w:cs="Tahoma"/>
                <w:color w:val="000000" w:themeColor="text1"/>
                <w:spacing w:val="-2"/>
                <w:sz w:val="24"/>
                <w:szCs w:val="24"/>
              </w:rPr>
              <w:t xml:space="preserve"> portable</w:t>
            </w:r>
          </w:p>
        </w:tc>
        <w:tc>
          <w:tcPr>
            <w:tcW w:w="3090" w:type="dxa"/>
            <w:gridSpan w:val="9"/>
            <w:tcBorders>
              <w:left w:val="nil"/>
            </w:tcBorders>
            <w:shd w:val="clear" w:color="auto" w:fill="auto"/>
            <w:vAlign w:val="center"/>
          </w:tcPr>
          <w:p w14:paraId="64C4AEDB" w14:textId="77777777" w:rsidR="00FE5FCB" w:rsidRPr="007F74CA" w:rsidRDefault="00FE5FCB" w:rsidP="0019242A">
            <w:pPr>
              <w:pStyle w:val="TableParagraph"/>
              <w:rPr>
                <w:rFonts w:ascii="Tahoma" w:hAnsi="Tahoma" w:cs="Tahoma"/>
                <w:color w:val="000000" w:themeColor="text1"/>
                <w:sz w:val="24"/>
                <w:szCs w:val="24"/>
              </w:rPr>
            </w:pPr>
          </w:p>
        </w:tc>
      </w:tr>
      <w:tr w:rsidR="00A5753F" w:rsidRPr="007F74CA" w14:paraId="4BE2D43F" w14:textId="77777777" w:rsidTr="00A5753F">
        <w:trPr>
          <w:gridAfter w:val="1"/>
          <w:wAfter w:w="10" w:type="dxa"/>
          <w:trHeight w:val="352"/>
        </w:trPr>
        <w:tc>
          <w:tcPr>
            <w:tcW w:w="666" w:type="dxa"/>
            <w:tcBorders>
              <w:right w:val="single" w:sz="8" w:space="0" w:color="000000"/>
            </w:tcBorders>
            <w:shd w:val="clear" w:color="auto" w:fill="auto"/>
            <w:vAlign w:val="center"/>
          </w:tcPr>
          <w:p w14:paraId="6C7E1819" w14:textId="6D566F11" w:rsidR="00A5753F" w:rsidRPr="007F74CA" w:rsidRDefault="006335E6" w:rsidP="00FA2DB7">
            <w:pPr>
              <w:pStyle w:val="TableParagraph"/>
              <w:ind w:left="29"/>
              <w:rPr>
                <w:rFonts w:ascii="Tahoma" w:hAnsi="Tahoma" w:cs="Tahoma"/>
                <w:color w:val="000000" w:themeColor="text1"/>
                <w:sz w:val="24"/>
                <w:szCs w:val="24"/>
              </w:rPr>
            </w:pPr>
            <w:r>
              <w:rPr>
                <w:rFonts w:ascii="Tahoma" w:hAnsi="Tahoma" w:cs="Tahoma"/>
                <w:color w:val="000000" w:themeColor="text1"/>
                <w:spacing w:val="-4"/>
                <w:sz w:val="24"/>
                <w:szCs w:val="24"/>
              </w:rPr>
              <w:t>0.14</w:t>
            </w:r>
          </w:p>
        </w:tc>
        <w:tc>
          <w:tcPr>
            <w:tcW w:w="7355" w:type="dxa"/>
            <w:gridSpan w:val="5"/>
            <w:tcBorders>
              <w:left w:val="single" w:sz="8" w:space="0" w:color="000000"/>
              <w:right w:val="nil"/>
            </w:tcBorders>
            <w:shd w:val="clear" w:color="auto" w:fill="auto"/>
            <w:vAlign w:val="center"/>
          </w:tcPr>
          <w:p w14:paraId="1649766E" w14:textId="5FD0C6E7" w:rsidR="00A5753F" w:rsidRPr="007F74CA" w:rsidRDefault="00A5753F" w:rsidP="0019242A">
            <w:pPr>
              <w:pStyle w:val="TableParagraph"/>
              <w:rPr>
                <w:rFonts w:ascii="Tahoma" w:hAnsi="Tahoma" w:cs="Tahoma"/>
                <w:color w:val="000000" w:themeColor="text1"/>
                <w:sz w:val="24"/>
                <w:szCs w:val="24"/>
              </w:rPr>
            </w:pPr>
            <w:r w:rsidRPr="007F74CA">
              <w:rPr>
                <w:rFonts w:ascii="Tahoma" w:hAnsi="Tahoma" w:cs="Tahoma"/>
                <w:color w:val="000000" w:themeColor="text1"/>
                <w:sz w:val="24"/>
                <w:szCs w:val="24"/>
              </w:rPr>
              <w:t>Numéro</w:t>
            </w:r>
            <w:r w:rsidRPr="007F74CA">
              <w:rPr>
                <w:rFonts w:ascii="Tahoma" w:hAnsi="Tahoma" w:cs="Tahoma"/>
                <w:color w:val="000000" w:themeColor="text1"/>
                <w:spacing w:val="-7"/>
                <w:sz w:val="24"/>
                <w:szCs w:val="24"/>
              </w:rPr>
              <w:t xml:space="preserve"> </w:t>
            </w:r>
            <w:r w:rsidRPr="007F74CA">
              <w:rPr>
                <w:rFonts w:ascii="Tahoma" w:hAnsi="Tahoma" w:cs="Tahoma"/>
                <w:color w:val="000000" w:themeColor="text1"/>
                <w:sz w:val="24"/>
                <w:szCs w:val="24"/>
              </w:rPr>
              <w:t>de</w:t>
            </w:r>
            <w:r w:rsidRPr="007F74CA">
              <w:rPr>
                <w:rFonts w:ascii="Tahoma" w:hAnsi="Tahoma" w:cs="Tahoma"/>
                <w:color w:val="000000" w:themeColor="text1"/>
                <w:spacing w:val="-5"/>
                <w:sz w:val="24"/>
                <w:szCs w:val="24"/>
              </w:rPr>
              <w:t xml:space="preserve"> </w:t>
            </w:r>
            <w:r w:rsidRPr="007F74CA">
              <w:rPr>
                <w:rFonts w:ascii="Tahoma" w:hAnsi="Tahoma" w:cs="Tahoma"/>
                <w:color w:val="000000" w:themeColor="text1"/>
                <w:sz w:val="24"/>
                <w:szCs w:val="24"/>
              </w:rPr>
              <w:t>téléphone</w:t>
            </w:r>
            <w:r w:rsidRPr="007F74CA">
              <w:rPr>
                <w:rFonts w:ascii="Tahoma" w:hAnsi="Tahoma" w:cs="Tahoma"/>
                <w:color w:val="000000" w:themeColor="text1"/>
                <w:spacing w:val="-5"/>
                <w:sz w:val="24"/>
                <w:szCs w:val="24"/>
              </w:rPr>
              <w:t xml:space="preserve"> </w:t>
            </w:r>
            <w:r w:rsidRPr="007F74CA">
              <w:rPr>
                <w:rFonts w:ascii="Tahoma" w:hAnsi="Tahoma" w:cs="Tahoma"/>
                <w:color w:val="000000" w:themeColor="text1"/>
                <w:sz w:val="24"/>
                <w:szCs w:val="24"/>
              </w:rPr>
              <w:t>portable</w:t>
            </w:r>
            <w:r w:rsidRPr="007F74CA">
              <w:rPr>
                <w:rFonts w:ascii="Tahoma" w:hAnsi="Tahoma" w:cs="Tahoma"/>
                <w:color w:val="000000" w:themeColor="text1"/>
                <w:spacing w:val="-5"/>
                <w:sz w:val="24"/>
                <w:szCs w:val="24"/>
              </w:rPr>
              <w:t xml:space="preserve"> </w:t>
            </w:r>
            <w:r w:rsidRPr="007F74CA">
              <w:rPr>
                <w:rFonts w:ascii="Tahoma" w:hAnsi="Tahoma" w:cs="Tahoma"/>
                <w:color w:val="000000" w:themeColor="text1"/>
                <w:sz w:val="24"/>
                <w:szCs w:val="24"/>
              </w:rPr>
              <w:t>de</w:t>
            </w:r>
            <w:r w:rsidRPr="007F74CA">
              <w:rPr>
                <w:rFonts w:ascii="Tahoma" w:hAnsi="Tahoma" w:cs="Tahoma"/>
                <w:color w:val="000000" w:themeColor="text1"/>
                <w:spacing w:val="-4"/>
                <w:sz w:val="24"/>
                <w:szCs w:val="24"/>
              </w:rPr>
              <w:t xml:space="preserve"> </w:t>
            </w:r>
            <w:r w:rsidRPr="007F74CA">
              <w:rPr>
                <w:rFonts w:ascii="Tahoma" w:hAnsi="Tahoma" w:cs="Tahoma"/>
                <w:color w:val="000000" w:themeColor="text1"/>
                <w:sz w:val="24"/>
                <w:szCs w:val="24"/>
              </w:rPr>
              <w:t>cet</w:t>
            </w:r>
            <w:r w:rsidRPr="007F74CA">
              <w:rPr>
                <w:rFonts w:ascii="Tahoma" w:hAnsi="Tahoma" w:cs="Tahoma"/>
                <w:color w:val="000000" w:themeColor="text1"/>
                <w:spacing w:val="-5"/>
                <w:sz w:val="24"/>
                <w:szCs w:val="24"/>
              </w:rPr>
              <w:t xml:space="preserve"> </w:t>
            </w:r>
            <w:r w:rsidRPr="007F74CA">
              <w:rPr>
                <w:rFonts w:ascii="Tahoma" w:hAnsi="Tahoma" w:cs="Tahoma"/>
                <w:color w:val="000000" w:themeColor="text1"/>
                <w:sz w:val="24"/>
                <w:szCs w:val="24"/>
              </w:rPr>
              <w:t>autre</w:t>
            </w:r>
            <w:r>
              <w:rPr>
                <w:rFonts w:ascii="Tahoma" w:hAnsi="Tahoma" w:cs="Tahoma"/>
                <w:color w:val="000000" w:themeColor="text1"/>
                <w:spacing w:val="-5"/>
                <w:sz w:val="24"/>
                <w:szCs w:val="24"/>
              </w:rPr>
              <w:t xml:space="preserve"> </w:t>
            </w:r>
            <w:r>
              <w:rPr>
                <w:rFonts w:ascii="Tahoma" w:hAnsi="Tahoma" w:cs="Tahoma"/>
                <w:color w:val="000000" w:themeColor="text1"/>
                <w:sz w:val="24"/>
                <w:szCs w:val="24"/>
              </w:rPr>
              <w:t>m</w:t>
            </w:r>
            <w:r w:rsidRPr="007F74CA">
              <w:rPr>
                <w:rFonts w:ascii="Tahoma" w:hAnsi="Tahoma" w:cs="Tahoma"/>
                <w:color w:val="000000" w:themeColor="text1"/>
                <w:sz w:val="24"/>
                <w:szCs w:val="24"/>
              </w:rPr>
              <w:t>embre</w:t>
            </w:r>
            <w:r w:rsidRPr="007F74CA">
              <w:rPr>
                <w:rFonts w:ascii="Tahoma" w:hAnsi="Tahoma" w:cs="Tahoma"/>
                <w:color w:val="000000" w:themeColor="text1"/>
                <w:spacing w:val="-5"/>
                <w:sz w:val="24"/>
                <w:szCs w:val="24"/>
              </w:rPr>
              <w:t xml:space="preserve"> </w:t>
            </w:r>
            <w:r w:rsidRPr="007F74CA">
              <w:rPr>
                <w:rFonts w:ascii="Tahoma" w:hAnsi="Tahoma" w:cs="Tahoma"/>
                <w:color w:val="000000" w:themeColor="text1"/>
                <w:sz w:val="24"/>
                <w:szCs w:val="24"/>
              </w:rPr>
              <w:t>du</w:t>
            </w:r>
            <w:r w:rsidRPr="007F74CA">
              <w:rPr>
                <w:rFonts w:ascii="Tahoma" w:hAnsi="Tahoma" w:cs="Tahoma"/>
                <w:color w:val="000000" w:themeColor="text1"/>
                <w:spacing w:val="-4"/>
                <w:sz w:val="24"/>
                <w:szCs w:val="24"/>
              </w:rPr>
              <w:t xml:space="preserve"> </w:t>
            </w:r>
            <w:r w:rsidRPr="007F74CA">
              <w:rPr>
                <w:rFonts w:ascii="Tahoma" w:hAnsi="Tahoma" w:cs="Tahoma"/>
                <w:color w:val="000000" w:themeColor="text1"/>
                <w:spacing w:val="-2"/>
                <w:sz w:val="24"/>
                <w:szCs w:val="24"/>
              </w:rPr>
              <w:t>ménage</w:t>
            </w:r>
          </w:p>
        </w:tc>
        <w:tc>
          <w:tcPr>
            <w:tcW w:w="2486" w:type="dxa"/>
            <w:tcBorders>
              <w:left w:val="nil"/>
              <w:right w:val="nil"/>
            </w:tcBorders>
            <w:shd w:val="clear" w:color="auto" w:fill="auto"/>
            <w:vAlign w:val="center"/>
          </w:tcPr>
          <w:p w14:paraId="1B512664" w14:textId="77777777" w:rsidR="00A5753F" w:rsidRPr="007F74CA" w:rsidRDefault="00A5753F">
            <w:pPr>
              <w:pStyle w:val="TableParagraph"/>
              <w:rPr>
                <w:rFonts w:ascii="Tahoma" w:hAnsi="Tahoma" w:cs="Tahoma"/>
                <w:color w:val="000000" w:themeColor="text1"/>
                <w:sz w:val="24"/>
                <w:szCs w:val="24"/>
              </w:rPr>
            </w:pPr>
          </w:p>
        </w:tc>
        <w:tc>
          <w:tcPr>
            <w:tcW w:w="1165" w:type="dxa"/>
            <w:tcBorders>
              <w:left w:val="nil"/>
              <w:right w:val="nil"/>
            </w:tcBorders>
            <w:shd w:val="clear" w:color="auto" w:fill="auto"/>
            <w:vAlign w:val="center"/>
          </w:tcPr>
          <w:p w14:paraId="133A884C" w14:textId="77777777" w:rsidR="00A5753F" w:rsidRPr="007F74CA" w:rsidRDefault="00A5753F">
            <w:pPr>
              <w:pStyle w:val="TableParagraph"/>
              <w:rPr>
                <w:rFonts w:ascii="Tahoma" w:hAnsi="Tahoma" w:cs="Tahoma"/>
                <w:color w:val="000000" w:themeColor="text1"/>
                <w:sz w:val="24"/>
                <w:szCs w:val="24"/>
              </w:rPr>
            </w:pPr>
          </w:p>
        </w:tc>
        <w:tc>
          <w:tcPr>
            <w:tcW w:w="1018" w:type="dxa"/>
            <w:tcBorders>
              <w:left w:val="nil"/>
              <w:right w:val="nil"/>
            </w:tcBorders>
            <w:shd w:val="clear" w:color="auto" w:fill="auto"/>
            <w:vAlign w:val="center"/>
          </w:tcPr>
          <w:p w14:paraId="478B8767" w14:textId="77777777" w:rsidR="00A5753F" w:rsidRPr="007F74CA" w:rsidRDefault="00A5753F">
            <w:pPr>
              <w:pStyle w:val="TableParagraph"/>
              <w:rPr>
                <w:rFonts w:ascii="Tahoma" w:hAnsi="Tahoma" w:cs="Tahoma"/>
                <w:color w:val="000000" w:themeColor="text1"/>
                <w:sz w:val="24"/>
                <w:szCs w:val="24"/>
              </w:rPr>
            </w:pPr>
          </w:p>
        </w:tc>
        <w:tc>
          <w:tcPr>
            <w:tcW w:w="1147" w:type="dxa"/>
            <w:tcBorders>
              <w:left w:val="nil"/>
              <w:right w:val="single" w:sz="8" w:space="0" w:color="000000"/>
            </w:tcBorders>
            <w:shd w:val="clear" w:color="auto" w:fill="auto"/>
            <w:vAlign w:val="center"/>
          </w:tcPr>
          <w:p w14:paraId="4ED6524F" w14:textId="77777777" w:rsidR="00A5753F" w:rsidRPr="007F74CA" w:rsidRDefault="00A5753F" w:rsidP="00FA2DB7">
            <w:pPr>
              <w:pStyle w:val="TableParagraph"/>
              <w:ind w:left="32"/>
              <w:rPr>
                <w:rFonts w:ascii="Tahoma" w:hAnsi="Tahoma" w:cs="Tahoma"/>
                <w:color w:val="000000" w:themeColor="text1"/>
                <w:sz w:val="24"/>
                <w:szCs w:val="24"/>
              </w:rPr>
            </w:pPr>
            <w:r w:rsidRPr="007F74CA">
              <w:rPr>
                <w:rFonts w:ascii="Tahoma" w:hAnsi="Tahoma" w:cs="Tahoma"/>
                <w:color w:val="000000" w:themeColor="text1"/>
                <w:spacing w:val="-2"/>
                <w:sz w:val="24"/>
                <w:szCs w:val="24"/>
              </w:rPr>
              <w:t>NUMERO:</w:t>
            </w:r>
          </w:p>
        </w:tc>
        <w:tc>
          <w:tcPr>
            <w:tcW w:w="383" w:type="dxa"/>
            <w:tcBorders>
              <w:left w:val="single" w:sz="8" w:space="0" w:color="000000"/>
              <w:right w:val="single" w:sz="8" w:space="0" w:color="000000"/>
            </w:tcBorders>
            <w:shd w:val="clear" w:color="auto" w:fill="auto"/>
            <w:vAlign w:val="center"/>
          </w:tcPr>
          <w:p w14:paraId="0F207D04" w14:textId="77777777" w:rsidR="00A5753F" w:rsidRPr="007F74CA" w:rsidRDefault="00A5753F" w:rsidP="0019242A">
            <w:pPr>
              <w:pStyle w:val="TableParagraph"/>
              <w:rPr>
                <w:rFonts w:ascii="Tahoma" w:hAnsi="Tahoma" w:cs="Tahoma"/>
                <w:color w:val="000000" w:themeColor="text1"/>
                <w:sz w:val="24"/>
                <w:szCs w:val="24"/>
              </w:rPr>
            </w:pPr>
          </w:p>
        </w:tc>
        <w:tc>
          <w:tcPr>
            <w:tcW w:w="385" w:type="dxa"/>
            <w:tcBorders>
              <w:left w:val="single" w:sz="8" w:space="0" w:color="000000"/>
              <w:right w:val="single" w:sz="8" w:space="0" w:color="000000"/>
            </w:tcBorders>
            <w:shd w:val="clear" w:color="auto" w:fill="auto"/>
            <w:vAlign w:val="center"/>
          </w:tcPr>
          <w:p w14:paraId="6C68AD89" w14:textId="77777777" w:rsidR="00A5753F" w:rsidRPr="007F74CA" w:rsidRDefault="00A5753F">
            <w:pPr>
              <w:pStyle w:val="TableParagraph"/>
              <w:rPr>
                <w:rFonts w:ascii="Tahoma" w:hAnsi="Tahoma" w:cs="Tahoma"/>
                <w:color w:val="000000" w:themeColor="text1"/>
                <w:sz w:val="24"/>
                <w:szCs w:val="24"/>
              </w:rPr>
            </w:pPr>
          </w:p>
        </w:tc>
        <w:tc>
          <w:tcPr>
            <w:tcW w:w="386" w:type="dxa"/>
            <w:tcBorders>
              <w:left w:val="single" w:sz="8" w:space="0" w:color="000000"/>
              <w:right w:val="single" w:sz="8" w:space="0" w:color="000000"/>
            </w:tcBorders>
            <w:shd w:val="clear" w:color="auto" w:fill="auto"/>
            <w:vAlign w:val="center"/>
          </w:tcPr>
          <w:p w14:paraId="06D64B9F" w14:textId="77777777" w:rsidR="00A5753F" w:rsidRPr="007F74CA" w:rsidRDefault="00A5753F">
            <w:pPr>
              <w:pStyle w:val="TableParagraph"/>
              <w:rPr>
                <w:rFonts w:ascii="Tahoma" w:hAnsi="Tahoma" w:cs="Tahoma"/>
                <w:color w:val="000000" w:themeColor="text1"/>
                <w:sz w:val="24"/>
                <w:szCs w:val="24"/>
              </w:rPr>
            </w:pPr>
          </w:p>
        </w:tc>
        <w:tc>
          <w:tcPr>
            <w:tcW w:w="384" w:type="dxa"/>
            <w:tcBorders>
              <w:left w:val="single" w:sz="8" w:space="0" w:color="000000"/>
              <w:right w:val="single" w:sz="8" w:space="0" w:color="000000"/>
            </w:tcBorders>
            <w:shd w:val="clear" w:color="auto" w:fill="auto"/>
            <w:vAlign w:val="center"/>
          </w:tcPr>
          <w:p w14:paraId="661FC722" w14:textId="77777777" w:rsidR="00A5753F" w:rsidRPr="007F74CA" w:rsidRDefault="00A5753F">
            <w:pPr>
              <w:pStyle w:val="TableParagraph"/>
              <w:rPr>
                <w:rFonts w:ascii="Tahoma" w:hAnsi="Tahoma" w:cs="Tahoma"/>
                <w:color w:val="000000" w:themeColor="text1"/>
                <w:sz w:val="24"/>
                <w:szCs w:val="24"/>
              </w:rPr>
            </w:pPr>
          </w:p>
        </w:tc>
        <w:tc>
          <w:tcPr>
            <w:tcW w:w="384" w:type="dxa"/>
            <w:tcBorders>
              <w:left w:val="single" w:sz="8" w:space="0" w:color="000000"/>
              <w:right w:val="single" w:sz="8" w:space="0" w:color="000000"/>
            </w:tcBorders>
            <w:shd w:val="clear" w:color="auto" w:fill="auto"/>
            <w:vAlign w:val="center"/>
          </w:tcPr>
          <w:p w14:paraId="6C276247" w14:textId="77777777" w:rsidR="00A5753F" w:rsidRPr="007F74CA" w:rsidRDefault="00A5753F">
            <w:pPr>
              <w:pStyle w:val="TableParagraph"/>
              <w:rPr>
                <w:rFonts w:ascii="Tahoma" w:hAnsi="Tahoma" w:cs="Tahoma"/>
                <w:color w:val="000000" w:themeColor="text1"/>
                <w:sz w:val="24"/>
                <w:szCs w:val="24"/>
              </w:rPr>
            </w:pPr>
          </w:p>
        </w:tc>
        <w:tc>
          <w:tcPr>
            <w:tcW w:w="384" w:type="dxa"/>
            <w:tcBorders>
              <w:left w:val="single" w:sz="8" w:space="0" w:color="000000"/>
              <w:right w:val="single" w:sz="8" w:space="0" w:color="000000"/>
            </w:tcBorders>
            <w:shd w:val="clear" w:color="auto" w:fill="auto"/>
            <w:vAlign w:val="center"/>
          </w:tcPr>
          <w:p w14:paraId="3DF23275" w14:textId="77777777" w:rsidR="00A5753F" w:rsidRPr="007F74CA" w:rsidRDefault="00A5753F">
            <w:pPr>
              <w:pStyle w:val="TableParagraph"/>
              <w:rPr>
                <w:rFonts w:ascii="Tahoma" w:hAnsi="Tahoma" w:cs="Tahoma"/>
                <w:color w:val="000000" w:themeColor="text1"/>
                <w:sz w:val="24"/>
                <w:szCs w:val="24"/>
              </w:rPr>
            </w:pPr>
          </w:p>
        </w:tc>
        <w:tc>
          <w:tcPr>
            <w:tcW w:w="384" w:type="dxa"/>
            <w:tcBorders>
              <w:left w:val="single" w:sz="8" w:space="0" w:color="000000"/>
              <w:right w:val="single" w:sz="8" w:space="0" w:color="000000"/>
            </w:tcBorders>
            <w:shd w:val="clear" w:color="auto" w:fill="auto"/>
            <w:vAlign w:val="center"/>
          </w:tcPr>
          <w:p w14:paraId="0F86854E" w14:textId="77777777" w:rsidR="00A5753F" w:rsidRPr="007F74CA" w:rsidRDefault="00A5753F">
            <w:pPr>
              <w:pStyle w:val="TableParagraph"/>
              <w:rPr>
                <w:rFonts w:ascii="Tahoma" w:hAnsi="Tahoma" w:cs="Tahoma"/>
                <w:color w:val="000000" w:themeColor="text1"/>
                <w:sz w:val="24"/>
                <w:szCs w:val="24"/>
              </w:rPr>
            </w:pPr>
          </w:p>
        </w:tc>
        <w:tc>
          <w:tcPr>
            <w:tcW w:w="390" w:type="dxa"/>
            <w:tcBorders>
              <w:left w:val="single" w:sz="8" w:space="0" w:color="000000"/>
            </w:tcBorders>
            <w:shd w:val="clear" w:color="auto" w:fill="auto"/>
            <w:vAlign w:val="center"/>
          </w:tcPr>
          <w:p w14:paraId="36B4A9CC" w14:textId="77777777" w:rsidR="00A5753F" w:rsidRPr="007F74CA" w:rsidRDefault="00A5753F">
            <w:pPr>
              <w:pStyle w:val="TableParagraph"/>
              <w:rPr>
                <w:rFonts w:ascii="Tahoma" w:hAnsi="Tahoma" w:cs="Tahoma"/>
                <w:color w:val="000000" w:themeColor="text1"/>
                <w:sz w:val="24"/>
                <w:szCs w:val="24"/>
              </w:rPr>
            </w:pPr>
          </w:p>
        </w:tc>
      </w:tr>
      <w:tr w:rsidR="00FE5FCB" w:rsidRPr="007F74CA" w14:paraId="323FF145" w14:textId="77777777" w:rsidTr="00FA2DB7">
        <w:trPr>
          <w:trHeight w:val="352"/>
        </w:trPr>
        <w:tc>
          <w:tcPr>
            <w:tcW w:w="666" w:type="dxa"/>
            <w:tcBorders>
              <w:left w:val="nil"/>
              <w:right w:val="single" w:sz="8" w:space="0" w:color="000000"/>
            </w:tcBorders>
            <w:shd w:val="clear" w:color="auto" w:fill="auto"/>
            <w:vAlign w:val="center"/>
          </w:tcPr>
          <w:p w14:paraId="57F54642" w14:textId="77777777" w:rsidR="00FE5FCB" w:rsidRPr="007F74CA" w:rsidRDefault="00FE5FCB" w:rsidP="00FA2DB7">
            <w:pPr>
              <w:pStyle w:val="TableParagraph"/>
              <w:ind w:left="41"/>
              <w:rPr>
                <w:rFonts w:ascii="Tahoma" w:hAnsi="Tahoma" w:cs="Tahoma"/>
                <w:b/>
                <w:color w:val="000000" w:themeColor="text1"/>
                <w:sz w:val="24"/>
                <w:szCs w:val="24"/>
              </w:rPr>
            </w:pPr>
            <w:r w:rsidRPr="007F74CA">
              <w:rPr>
                <w:rFonts w:ascii="Tahoma" w:hAnsi="Tahoma" w:cs="Tahoma"/>
                <w:b/>
                <w:color w:val="000000" w:themeColor="text1"/>
                <w:sz w:val="24"/>
                <w:szCs w:val="24"/>
              </w:rPr>
              <w:t>C</w:t>
            </w:r>
          </w:p>
        </w:tc>
        <w:tc>
          <w:tcPr>
            <w:tcW w:w="16261" w:type="dxa"/>
            <w:gridSpan w:val="18"/>
            <w:tcBorders>
              <w:left w:val="single" w:sz="8" w:space="0" w:color="000000"/>
              <w:right w:val="nil"/>
            </w:tcBorders>
            <w:shd w:val="clear" w:color="auto" w:fill="auto"/>
            <w:vAlign w:val="center"/>
          </w:tcPr>
          <w:p w14:paraId="779535DA" w14:textId="77777777" w:rsidR="00FE5FCB" w:rsidRPr="007F74CA" w:rsidRDefault="00FE5FCB" w:rsidP="00FA2DB7">
            <w:pPr>
              <w:pStyle w:val="TableParagraph"/>
              <w:ind w:left="40"/>
              <w:rPr>
                <w:rFonts w:ascii="Tahoma" w:hAnsi="Tahoma" w:cs="Tahoma"/>
                <w:b/>
                <w:color w:val="000000" w:themeColor="text1"/>
                <w:sz w:val="24"/>
                <w:szCs w:val="24"/>
              </w:rPr>
            </w:pPr>
            <w:r w:rsidRPr="007F74CA">
              <w:rPr>
                <w:rFonts w:ascii="Tahoma" w:hAnsi="Tahoma" w:cs="Tahoma"/>
                <w:b/>
                <w:color w:val="000000" w:themeColor="text1"/>
                <w:sz w:val="24"/>
                <w:szCs w:val="24"/>
              </w:rPr>
              <w:t>Renseignements</w:t>
            </w:r>
            <w:r w:rsidRPr="007F74CA">
              <w:rPr>
                <w:rFonts w:ascii="Tahoma" w:hAnsi="Tahoma" w:cs="Tahoma"/>
                <w:b/>
                <w:color w:val="000000" w:themeColor="text1"/>
                <w:spacing w:val="-8"/>
                <w:sz w:val="24"/>
                <w:szCs w:val="24"/>
              </w:rPr>
              <w:t xml:space="preserve"> </w:t>
            </w:r>
            <w:r w:rsidRPr="007F74CA">
              <w:rPr>
                <w:rFonts w:ascii="Tahoma" w:hAnsi="Tahoma" w:cs="Tahoma"/>
                <w:b/>
                <w:color w:val="000000" w:themeColor="text1"/>
                <w:sz w:val="24"/>
                <w:szCs w:val="24"/>
              </w:rPr>
              <w:t>de</w:t>
            </w:r>
            <w:r w:rsidRPr="007F74CA">
              <w:rPr>
                <w:rFonts w:ascii="Tahoma" w:hAnsi="Tahoma" w:cs="Tahoma"/>
                <w:b/>
                <w:color w:val="000000" w:themeColor="text1"/>
                <w:spacing w:val="-8"/>
                <w:sz w:val="24"/>
                <w:szCs w:val="24"/>
              </w:rPr>
              <w:t xml:space="preserve"> </w:t>
            </w:r>
            <w:r w:rsidRPr="007F74CA">
              <w:rPr>
                <w:rFonts w:ascii="Tahoma" w:hAnsi="Tahoma" w:cs="Tahoma"/>
                <w:b/>
                <w:color w:val="000000" w:themeColor="text1"/>
                <w:spacing w:val="-2"/>
                <w:sz w:val="24"/>
                <w:szCs w:val="24"/>
              </w:rPr>
              <w:t>contrôle</w:t>
            </w:r>
          </w:p>
        </w:tc>
      </w:tr>
      <w:tr w:rsidR="0020474E" w:rsidRPr="007F74CA" w14:paraId="30C0D96F" w14:textId="77777777" w:rsidTr="000B7C9C">
        <w:trPr>
          <w:trHeight w:val="352"/>
        </w:trPr>
        <w:tc>
          <w:tcPr>
            <w:tcW w:w="666" w:type="dxa"/>
            <w:tcBorders>
              <w:right w:val="single" w:sz="8" w:space="0" w:color="000000"/>
            </w:tcBorders>
            <w:shd w:val="clear" w:color="auto" w:fill="auto"/>
          </w:tcPr>
          <w:p w14:paraId="5A17AE52" w14:textId="02CC0961" w:rsidR="0020474E" w:rsidRPr="007F74CA" w:rsidRDefault="006335E6" w:rsidP="00FA2DB7">
            <w:pPr>
              <w:pStyle w:val="TableParagraph"/>
              <w:ind w:left="29"/>
              <w:rPr>
                <w:rFonts w:ascii="Tahoma" w:hAnsi="Tahoma" w:cs="Tahoma"/>
                <w:color w:val="000000" w:themeColor="text1"/>
                <w:sz w:val="24"/>
                <w:szCs w:val="24"/>
              </w:rPr>
            </w:pPr>
            <w:r>
              <w:rPr>
                <w:rFonts w:ascii="Tahoma" w:hAnsi="Tahoma" w:cs="Tahoma"/>
                <w:color w:val="000000" w:themeColor="text1"/>
                <w:spacing w:val="-4"/>
                <w:sz w:val="24"/>
                <w:szCs w:val="24"/>
              </w:rPr>
              <w:t>0.15</w:t>
            </w:r>
          </w:p>
        </w:tc>
        <w:tc>
          <w:tcPr>
            <w:tcW w:w="12024" w:type="dxa"/>
            <w:gridSpan w:val="8"/>
            <w:tcBorders>
              <w:left w:val="single" w:sz="8" w:space="0" w:color="000000"/>
              <w:right w:val="nil"/>
            </w:tcBorders>
            <w:shd w:val="clear" w:color="auto" w:fill="auto"/>
          </w:tcPr>
          <w:p w14:paraId="388EE6C6" w14:textId="0CE4D123" w:rsidR="0020474E" w:rsidRPr="007F74CA" w:rsidRDefault="0020474E" w:rsidP="0019242A">
            <w:pPr>
              <w:pStyle w:val="TableParagraph"/>
              <w:rPr>
                <w:rFonts w:ascii="Tahoma" w:hAnsi="Tahoma" w:cs="Tahoma"/>
                <w:color w:val="000000" w:themeColor="text1"/>
                <w:sz w:val="24"/>
                <w:szCs w:val="24"/>
              </w:rPr>
            </w:pPr>
            <w:r w:rsidRPr="007F74CA">
              <w:rPr>
                <w:rFonts w:ascii="Tahoma" w:hAnsi="Tahoma" w:cs="Tahoma"/>
                <w:color w:val="000000" w:themeColor="text1"/>
                <w:sz w:val="24"/>
                <w:szCs w:val="24"/>
              </w:rPr>
              <w:t>Prénom</w:t>
            </w:r>
            <w:r w:rsidRPr="007F74CA">
              <w:rPr>
                <w:rFonts w:ascii="Tahoma" w:hAnsi="Tahoma" w:cs="Tahoma"/>
                <w:color w:val="000000" w:themeColor="text1"/>
                <w:spacing w:val="-3"/>
                <w:sz w:val="24"/>
                <w:szCs w:val="24"/>
              </w:rPr>
              <w:t xml:space="preserve"> </w:t>
            </w:r>
            <w:r w:rsidRPr="007F74CA">
              <w:rPr>
                <w:rFonts w:ascii="Tahoma" w:hAnsi="Tahoma" w:cs="Tahoma"/>
                <w:color w:val="000000" w:themeColor="text1"/>
                <w:sz w:val="24"/>
                <w:szCs w:val="24"/>
              </w:rPr>
              <w:t>et</w:t>
            </w:r>
            <w:r w:rsidRPr="007F74CA">
              <w:rPr>
                <w:rFonts w:ascii="Tahoma" w:hAnsi="Tahoma" w:cs="Tahoma"/>
                <w:color w:val="000000" w:themeColor="text1"/>
                <w:spacing w:val="-2"/>
                <w:sz w:val="24"/>
                <w:szCs w:val="24"/>
              </w:rPr>
              <w:t xml:space="preserve"> </w:t>
            </w:r>
            <w:r w:rsidRPr="007F74CA">
              <w:rPr>
                <w:rFonts w:ascii="Tahoma" w:hAnsi="Tahoma" w:cs="Tahoma"/>
                <w:color w:val="000000" w:themeColor="text1"/>
                <w:sz w:val="24"/>
                <w:szCs w:val="24"/>
              </w:rPr>
              <w:t>nom</w:t>
            </w:r>
            <w:r w:rsidRPr="007F74CA">
              <w:rPr>
                <w:rFonts w:ascii="Tahoma" w:hAnsi="Tahoma" w:cs="Tahoma"/>
                <w:color w:val="000000" w:themeColor="text1"/>
                <w:spacing w:val="-3"/>
                <w:sz w:val="24"/>
                <w:szCs w:val="24"/>
              </w:rPr>
              <w:t xml:space="preserve"> </w:t>
            </w:r>
            <w:r w:rsidRPr="007F74CA">
              <w:rPr>
                <w:rFonts w:ascii="Tahoma" w:hAnsi="Tahoma" w:cs="Tahoma"/>
                <w:color w:val="000000" w:themeColor="text1"/>
                <w:sz w:val="24"/>
                <w:szCs w:val="24"/>
              </w:rPr>
              <w:t>de</w:t>
            </w:r>
            <w:r w:rsidRPr="007F74CA">
              <w:rPr>
                <w:rFonts w:ascii="Tahoma" w:hAnsi="Tahoma" w:cs="Tahoma"/>
                <w:color w:val="000000" w:themeColor="text1"/>
                <w:spacing w:val="-2"/>
                <w:sz w:val="24"/>
                <w:szCs w:val="24"/>
              </w:rPr>
              <w:t xml:space="preserve"> </w:t>
            </w:r>
            <w:r w:rsidRPr="007F74CA">
              <w:rPr>
                <w:rFonts w:ascii="Tahoma" w:hAnsi="Tahoma" w:cs="Tahoma"/>
                <w:color w:val="000000" w:themeColor="text1"/>
                <w:sz w:val="24"/>
                <w:szCs w:val="24"/>
              </w:rPr>
              <w:t>l'agent</w:t>
            </w:r>
            <w:r w:rsidRPr="007F74CA">
              <w:rPr>
                <w:rFonts w:ascii="Tahoma" w:hAnsi="Tahoma" w:cs="Tahoma"/>
                <w:color w:val="000000" w:themeColor="text1"/>
                <w:spacing w:val="-2"/>
                <w:sz w:val="24"/>
                <w:szCs w:val="24"/>
              </w:rPr>
              <w:t xml:space="preserve"> enquêteur</w:t>
            </w:r>
          </w:p>
        </w:tc>
        <w:tc>
          <w:tcPr>
            <w:tcW w:w="1147" w:type="dxa"/>
            <w:tcBorders>
              <w:left w:val="nil"/>
              <w:right w:val="single" w:sz="8" w:space="0" w:color="000000"/>
            </w:tcBorders>
            <w:shd w:val="clear" w:color="auto" w:fill="auto"/>
          </w:tcPr>
          <w:p w14:paraId="5D3806F4" w14:textId="77777777" w:rsidR="0020474E" w:rsidRPr="007F74CA" w:rsidRDefault="0020474E" w:rsidP="00FA2DB7">
            <w:pPr>
              <w:pStyle w:val="TableParagraph"/>
              <w:ind w:left="32"/>
              <w:rPr>
                <w:rFonts w:ascii="Tahoma" w:hAnsi="Tahoma" w:cs="Tahoma"/>
                <w:color w:val="000000" w:themeColor="text1"/>
                <w:sz w:val="24"/>
                <w:szCs w:val="24"/>
              </w:rPr>
            </w:pPr>
            <w:r w:rsidRPr="007F74CA">
              <w:rPr>
                <w:rFonts w:ascii="Tahoma" w:hAnsi="Tahoma" w:cs="Tahoma"/>
                <w:color w:val="000000" w:themeColor="text1"/>
                <w:spacing w:val="-2"/>
                <w:sz w:val="24"/>
                <w:szCs w:val="24"/>
              </w:rPr>
              <w:t>CODE:</w:t>
            </w:r>
          </w:p>
        </w:tc>
        <w:tc>
          <w:tcPr>
            <w:tcW w:w="768" w:type="dxa"/>
            <w:gridSpan w:val="2"/>
            <w:tcBorders>
              <w:left w:val="single" w:sz="8" w:space="0" w:color="000000"/>
              <w:right w:val="single" w:sz="8" w:space="0" w:color="000000"/>
            </w:tcBorders>
            <w:shd w:val="clear" w:color="auto" w:fill="auto"/>
          </w:tcPr>
          <w:p w14:paraId="496FB45A" w14:textId="77777777" w:rsidR="0020474E" w:rsidRPr="007F74CA" w:rsidRDefault="0020474E" w:rsidP="0019242A">
            <w:pPr>
              <w:pStyle w:val="TableParagraph"/>
              <w:rPr>
                <w:rFonts w:ascii="Tahoma" w:hAnsi="Tahoma" w:cs="Tahoma"/>
                <w:color w:val="000000" w:themeColor="text1"/>
                <w:sz w:val="24"/>
                <w:szCs w:val="24"/>
              </w:rPr>
            </w:pPr>
          </w:p>
        </w:tc>
        <w:tc>
          <w:tcPr>
            <w:tcW w:w="770" w:type="dxa"/>
            <w:gridSpan w:val="2"/>
            <w:tcBorders>
              <w:left w:val="single" w:sz="8" w:space="0" w:color="000000"/>
              <w:right w:val="single" w:sz="8" w:space="0" w:color="000000"/>
            </w:tcBorders>
            <w:shd w:val="clear" w:color="auto" w:fill="auto"/>
          </w:tcPr>
          <w:p w14:paraId="5D66C83F" w14:textId="77777777" w:rsidR="0020474E" w:rsidRPr="007F74CA" w:rsidRDefault="0020474E">
            <w:pPr>
              <w:pStyle w:val="TableParagraph"/>
              <w:rPr>
                <w:rFonts w:ascii="Tahoma" w:hAnsi="Tahoma" w:cs="Tahoma"/>
                <w:color w:val="000000" w:themeColor="text1"/>
                <w:sz w:val="24"/>
                <w:szCs w:val="24"/>
              </w:rPr>
            </w:pPr>
          </w:p>
        </w:tc>
        <w:tc>
          <w:tcPr>
            <w:tcW w:w="1552" w:type="dxa"/>
            <w:gridSpan w:val="5"/>
            <w:tcBorders>
              <w:left w:val="single" w:sz="8" w:space="0" w:color="000000"/>
            </w:tcBorders>
            <w:shd w:val="clear" w:color="auto" w:fill="auto"/>
          </w:tcPr>
          <w:p w14:paraId="4B1CF3C6" w14:textId="77777777" w:rsidR="0020474E" w:rsidRPr="007F74CA" w:rsidRDefault="0020474E">
            <w:pPr>
              <w:pStyle w:val="TableParagraph"/>
              <w:rPr>
                <w:rFonts w:ascii="Tahoma" w:hAnsi="Tahoma" w:cs="Tahoma"/>
                <w:color w:val="000000" w:themeColor="text1"/>
                <w:sz w:val="24"/>
                <w:szCs w:val="24"/>
              </w:rPr>
            </w:pPr>
          </w:p>
        </w:tc>
      </w:tr>
      <w:tr w:rsidR="00FE5FCB" w:rsidRPr="007F74CA" w14:paraId="75AEFDF6" w14:textId="77777777" w:rsidTr="00FA2DB7">
        <w:trPr>
          <w:trHeight w:val="353"/>
        </w:trPr>
        <w:tc>
          <w:tcPr>
            <w:tcW w:w="666" w:type="dxa"/>
            <w:tcBorders>
              <w:bottom w:val="nil"/>
              <w:right w:val="single" w:sz="8" w:space="0" w:color="000000"/>
            </w:tcBorders>
            <w:shd w:val="clear" w:color="auto" w:fill="auto"/>
          </w:tcPr>
          <w:p w14:paraId="71623D61" w14:textId="0BBAB88A" w:rsidR="00FE5FCB" w:rsidRPr="007F74CA" w:rsidRDefault="006335E6" w:rsidP="00FA2DB7">
            <w:pPr>
              <w:pStyle w:val="TableParagraph"/>
              <w:ind w:left="29"/>
              <w:rPr>
                <w:rFonts w:ascii="Tahoma" w:hAnsi="Tahoma" w:cs="Tahoma"/>
                <w:color w:val="000000" w:themeColor="text1"/>
                <w:sz w:val="24"/>
                <w:szCs w:val="24"/>
              </w:rPr>
            </w:pPr>
            <w:r>
              <w:rPr>
                <w:rFonts w:ascii="Tahoma" w:hAnsi="Tahoma" w:cs="Tahoma"/>
                <w:color w:val="000000" w:themeColor="text1"/>
                <w:spacing w:val="-4"/>
                <w:sz w:val="24"/>
                <w:szCs w:val="24"/>
              </w:rPr>
              <w:t>0.16</w:t>
            </w:r>
          </w:p>
        </w:tc>
        <w:tc>
          <w:tcPr>
            <w:tcW w:w="3626" w:type="dxa"/>
            <w:gridSpan w:val="2"/>
            <w:tcBorders>
              <w:left w:val="single" w:sz="8" w:space="0" w:color="000000"/>
              <w:bottom w:val="nil"/>
              <w:right w:val="nil"/>
            </w:tcBorders>
            <w:shd w:val="clear" w:color="auto" w:fill="auto"/>
          </w:tcPr>
          <w:p w14:paraId="60D9AC12" w14:textId="22A05745" w:rsidR="00FE5FCB" w:rsidRPr="007F74CA" w:rsidRDefault="00FE5FCB" w:rsidP="00835FAE">
            <w:pPr>
              <w:pStyle w:val="TableParagraph"/>
              <w:ind w:left="40"/>
              <w:rPr>
                <w:rFonts w:ascii="Tahoma" w:hAnsi="Tahoma" w:cs="Tahoma"/>
                <w:color w:val="000000" w:themeColor="text1"/>
                <w:sz w:val="24"/>
                <w:szCs w:val="24"/>
              </w:rPr>
            </w:pPr>
            <w:r w:rsidRPr="007F74CA">
              <w:rPr>
                <w:rFonts w:ascii="Tahoma" w:hAnsi="Tahoma" w:cs="Tahoma"/>
                <w:color w:val="000000" w:themeColor="text1"/>
                <w:sz w:val="24"/>
                <w:szCs w:val="24"/>
              </w:rPr>
              <w:t>Prénom</w:t>
            </w:r>
            <w:r w:rsidRPr="007F74CA">
              <w:rPr>
                <w:rFonts w:ascii="Tahoma" w:hAnsi="Tahoma" w:cs="Tahoma"/>
                <w:color w:val="000000" w:themeColor="text1"/>
                <w:spacing w:val="-2"/>
                <w:sz w:val="24"/>
                <w:szCs w:val="24"/>
              </w:rPr>
              <w:t xml:space="preserve"> </w:t>
            </w:r>
            <w:r w:rsidRPr="007F74CA">
              <w:rPr>
                <w:rFonts w:ascii="Tahoma" w:hAnsi="Tahoma" w:cs="Tahoma"/>
                <w:color w:val="000000" w:themeColor="text1"/>
                <w:sz w:val="24"/>
                <w:szCs w:val="24"/>
              </w:rPr>
              <w:t>et</w:t>
            </w:r>
            <w:r w:rsidRPr="007F74CA">
              <w:rPr>
                <w:rFonts w:ascii="Tahoma" w:hAnsi="Tahoma" w:cs="Tahoma"/>
                <w:color w:val="000000" w:themeColor="text1"/>
                <w:spacing w:val="-1"/>
                <w:sz w:val="24"/>
                <w:szCs w:val="24"/>
              </w:rPr>
              <w:t xml:space="preserve"> </w:t>
            </w:r>
            <w:r w:rsidRPr="007F74CA">
              <w:rPr>
                <w:rFonts w:ascii="Tahoma" w:hAnsi="Tahoma" w:cs="Tahoma"/>
                <w:color w:val="000000" w:themeColor="text1"/>
                <w:sz w:val="24"/>
                <w:szCs w:val="24"/>
              </w:rPr>
              <w:t>nom</w:t>
            </w:r>
            <w:r w:rsidRPr="007F74CA">
              <w:rPr>
                <w:rFonts w:ascii="Tahoma" w:hAnsi="Tahoma" w:cs="Tahoma"/>
                <w:color w:val="000000" w:themeColor="text1"/>
                <w:spacing w:val="-2"/>
                <w:sz w:val="24"/>
                <w:szCs w:val="24"/>
              </w:rPr>
              <w:t xml:space="preserve"> </w:t>
            </w:r>
            <w:r w:rsidRPr="007F74CA">
              <w:rPr>
                <w:rFonts w:ascii="Tahoma" w:hAnsi="Tahoma" w:cs="Tahoma"/>
                <w:color w:val="000000" w:themeColor="text1"/>
                <w:sz w:val="24"/>
                <w:szCs w:val="24"/>
              </w:rPr>
              <w:t>du</w:t>
            </w:r>
            <w:r w:rsidRPr="007F74CA">
              <w:rPr>
                <w:rFonts w:ascii="Tahoma" w:hAnsi="Tahoma" w:cs="Tahoma"/>
                <w:color w:val="000000" w:themeColor="text1"/>
                <w:spacing w:val="-1"/>
                <w:sz w:val="24"/>
                <w:szCs w:val="24"/>
              </w:rPr>
              <w:t xml:space="preserve"> </w:t>
            </w:r>
            <w:r w:rsidR="008703DD">
              <w:rPr>
                <w:rFonts w:ascii="Tahoma" w:hAnsi="Tahoma" w:cs="Tahoma"/>
                <w:color w:val="000000" w:themeColor="text1"/>
                <w:spacing w:val="-2"/>
                <w:sz w:val="24"/>
                <w:szCs w:val="24"/>
              </w:rPr>
              <w:t>superviseur</w:t>
            </w:r>
          </w:p>
        </w:tc>
        <w:tc>
          <w:tcPr>
            <w:tcW w:w="8398" w:type="dxa"/>
            <w:gridSpan w:val="6"/>
            <w:tcBorders>
              <w:left w:val="nil"/>
              <w:bottom w:val="nil"/>
              <w:right w:val="nil"/>
            </w:tcBorders>
            <w:shd w:val="clear" w:color="auto" w:fill="auto"/>
          </w:tcPr>
          <w:p w14:paraId="19AB15DE" w14:textId="77777777" w:rsidR="00FE5FCB" w:rsidRPr="007F74CA" w:rsidRDefault="00FE5FCB" w:rsidP="0019242A">
            <w:pPr>
              <w:pStyle w:val="TableParagraph"/>
              <w:rPr>
                <w:rFonts w:ascii="Tahoma" w:hAnsi="Tahoma" w:cs="Tahoma"/>
                <w:color w:val="000000" w:themeColor="text1"/>
                <w:sz w:val="24"/>
                <w:szCs w:val="24"/>
              </w:rPr>
            </w:pPr>
          </w:p>
        </w:tc>
        <w:tc>
          <w:tcPr>
            <w:tcW w:w="1147" w:type="dxa"/>
            <w:tcBorders>
              <w:left w:val="nil"/>
              <w:bottom w:val="nil"/>
              <w:right w:val="single" w:sz="8" w:space="0" w:color="000000"/>
            </w:tcBorders>
            <w:shd w:val="clear" w:color="auto" w:fill="auto"/>
          </w:tcPr>
          <w:p w14:paraId="5372ABA1" w14:textId="77777777" w:rsidR="00FE5FCB" w:rsidRPr="007F74CA" w:rsidRDefault="00FE5FCB" w:rsidP="00FA2DB7">
            <w:pPr>
              <w:pStyle w:val="TableParagraph"/>
              <w:ind w:left="32"/>
              <w:rPr>
                <w:rFonts w:ascii="Tahoma" w:hAnsi="Tahoma" w:cs="Tahoma"/>
                <w:color w:val="000000" w:themeColor="text1"/>
                <w:sz w:val="24"/>
                <w:szCs w:val="24"/>
              </w:rPr>
            </w:pPr>
            <w:r w:rsidRPr="007F74CA">
              <w:rPr>
                <w:rFonts w:ascii="Tahoma" w:hAnsi="Tahoma" w:cs="Tahoma"/>
                <w:color w:val="000000" w:themeColor="text1"/>
                <w:spacing w:val="-2"/>
                <w:sz w:val="24"/>
                <w:szCs w:val="24"/>
              </w:rPr>
              <w:t>CODE:</w:t>
            </w:r>
          </w:p>
        </w:tc>
        <w:tc>
          <w:tcPr>
            <w:tcW w:w="768" w:type="dxa"/>
            <w:gridSpan w:val="2"/>
            <w:tcBorders>
              <w:left w:val="single" w:sz="8" w:space="0" w:color="000000"/>
              <w:bottom w:val="nil"/>
              <w:right w:val="single" w:sz="8" w:space="0" w:color="000000"/>
            </w:tcBorders>
            <w:shd w:val="clear" w:color="auto" w:fill="auto"/>
          </w:tcPr>
          <w:p w14:paraId="712F325A" w14:textId="77777777" w:rsidR="00FE5FCB" w:rsidRPr="007F74CA" w:rsidRDefault="00FE5FCB" w:rsidP="0019242A">
            <w:pPr>
              <w:pStyle w:val="TableParagraph"/>
              <w:rPr>
                <w:rFonts w:ascii="Tahoma" w:hAnsi="Tahoma" w:cs="Tahoma"/>
                <w:color w:val="000000" w:themeColor="text1"/>
                <w:sz w:val="24"/>
                <w:szCs w:val="24"/>
              </w:rPr>
            </w:pPr>
          </w:p>
        </w:tc>
        <w:tc>
          <w:tcPr>
            <w:tcW w:w="770" w:type="dxa"/>
            <w:gridSpan w:val="2"/>
            <w:tcBorders>
              <w:left w:val="single" w:sz="8" w:space="0" w:color="000000"/>
              <w:bottom w:val="nil"/>
              <w:right w:val="single" w:sz="8" w:space="0" w:color="000000"/>
            </w:tcBorders>
            <w:shd w:val="clear" w:color="auto" w:fill="auto"/>
          </w:tcPr>
          <w:p w14:paraId="3AAB91FE" w14:textId="77777777" w:rsidR="00FE5FCB" w:rsidRPr="007F74CA" w:rsidRDefault="00FE5FCB">
            <w:pPr>
              <w:pStyle w:val="TableParagraph"/>
              <w:rPr>
                <w:rFonts w:ascii="Tahoma" w:hAnsi="Tahoma" w:cs="Tahoma"/>
                <w:color w:val="000000" w:themeColor="text1"/>
                <w:sz w:val="24"/>
                <w:szCs w:val="24"/>
              </w:rPr>
            </w:pPr>
          </w:p>
        </w:tc>
        <w:tc>
          <w:tcPr>
            <w:tcW w:w="1552" w:type="dxa"/>
            <w:gridSpan w:val="5"/>
            <w:tcBorders>
              <w:left w:val="single" w:sz="8" w:space="0" w:color="000000"/>
              <w:bottom w:val="nil"/>
            </w:tcBorders>
            <w:shd w:val="clear" w:color="auto" w:fill="auto"/>
          </w:tcPr>
          <w:p w14:paraId="630C9B4E" w14:textId="77777777" w:rsidR="00FE5FCB" w:rsidRPr="007F74CA" w:rsidRDefault="00FE5FCB">
            <w:pPr>
              <w:pStyle w:val="TableParagraph"/>
              <w:rPr>
                <w:rFonts w:ascii="Tahoma" w:hAnsi="Tahoma" w:cs="Tahoma"/>
                <w:color w:val="000000" w:themeColor="text1"/>
                <w:sz w:val="24"/>
                <w:szCs w:val="24"/>
              </w:rPr>
            </w:pPr>
          </w:p>
        </w:tc>
      </w:tr>
      <w:tr w:rsidR="00FE5FCB" w:rsidRPr="007F74CA" w14:paraId="42C108FF" w14:textId="77777777" w:rsidTr="00DF7B12">
        <w:trPr>
          <w:trHeight w:val="68"/>
        </w:trPr>
        <w:tc>
          <w:tcPr>
            <w:tcW w:w="666" w:type="dxa"/>
            <w:tcBorders>
              <w:top w:val="nil"/>
              <w:right w:val="single" w:sz="8" w:space="0" w:color="000000"/>
            </w:tcBorders>
            <w:shd w:val="clear" w:color="auto" w:fill="auto"/>
          </w:tcPr>
          <w:p w14:paraId="5551C585" w14:textId="77777777" w:rsidR="00FE5FCB" w:rsidRPr="007F74CA" w:rsidRDefault="00FE5FCB" w:rsidP="0019242A">
            <w:pPr>
              <w:pStyle w:val="TableParagraph"/>
              <w:rPr>
                <w:rFonts w:ascii="Tahoma" w:hAnsi="Tahoma" w:cs="Tahoma"/>
                <w:color w:val="000000" w:themeColor="text1"/>
                <w:sz w:val="24"/>
                <w:szCs w:val="24"/>
              </w:rPr>
            </w:pPr>
          </w:p>
        </w:tc>
        <w:tc>
          <w:tcPr>
            <w:tcW w:w="2380" w:type="dxa"/>
            <w:tcBorders>
              <w:top w:val="nil"/>
              <w:left w:val="single" w:sz="8" w:space="0" w:color="000000"/>
            </w:tcBorders>
            <w:shd w:val="clear" w:color="auto" w:fill="auto"/>
          </w:tcPr>
          <w:p w14:paraId="3D136299" w14:textId="77777777" w:rsidR="00FE5FCB" w:rsidRPr="007F74CA" w:rsidRDefault="00FE5FCB">
            <w:pPr>
              <w:pStyle w:val="TableParagraph"/>
              <w:rPr>
                <w:rFonts w:ascii="Tahoma" w:hAnsi="Tahoma" w:cs="Tahoma"/>
                <w:color w:val="000000" w:themeColor="text1"/>
                <w:sz w:val="24"/>
                <w:szCs w:val="24"/>
              </w:rPr>
            </w:pPr>
          </w:p>
        </w:tc>
        <w:tc>
          <w:tcPr>
            <w:tcW w:w="2484" w:type="dxa"/>
            <w:gridSpan w:val="2"/>
            <w:tcBorders>
              <w:top w:val="nil"/>
            </w:tcBorders>
            <w:shd w:val="clear" w:color="auto" w:fill="auto"/>
          </w:tcPr>
          <w:p w14:paraId="2BBA54E9" w14:textId="77777777" w:rsidR="00FE5FCB" w:rsidRPr="007F74CA" w:rsidRDefault="00FE5FCB" w:rsidP="00FA2DB7">
            <w:pPr>
              <w:pStyle w:val="TableParagraph"/>
              <w:ind w:left="853" w:right="809"/>
              <w:jc w:val="center"/>
              <w:rPr>
                <w:rFonts w:ascii="Tahoma" w:hAnsi="Tahoma" w:cs="Tahoma"/>
                <w:b/>
                <w:color w:val="000000" w:themeColor="text1"/>
                <w:sz w:val="24"/>
                <w:szCs w:val="24"/>
              </w:rPr>
            </w:pPr>
            <w:r w:rsidRPr="007F74CA">
              <w:rPr>
                <w:rFonts w:ascii="Tahoma" w:hAnsi="Tahoma" w:cs="Tahoma"/>
                <w:b/>
                <w:color w:val="000000" w:themeColor="text1"/>
                <w:spacing w:val="-4"/>
                <w:sz w:val="24"/>
                <w:szCs w:val="24"/>
              </w:rPr>
              <w:t>Jour</w:t>
            </w:r>
          </w:p>
        </w:tc>
        <w:tc>
          <w:tcPr>
            <w:tcW w:w="2491" w:type="dxa"/>
            <w:gridSpan w:val="2"/>
            <w:tcBorders>
              <w:top w:val="nil"/>
            </w:tcBorders>
            <w:shd w:val="clear" w:color="auto" w:fill="auto"/>
          </w:tcPr>
          <w:p w14:paraId="26583381" w14:textId="77777777" w:rsidR="00FE5FCB" w:rsidRPr="007F74CA" w:rsidRDefault="00FE5FCB" w:rsidP="00FA2DB7">
            <w:pPr>
              <w:pStyle w:val="TableParagraph"/>
              <w:ind w:left="844" w:right="805"/>
              <w:jc w:val="center"/>
              <w:rPr>
                <w:rFonts w:ascii="Tahoma" w:hAnsi="Tahoma" w:cs="Tahoma"/>
                <w:b/>
                <w:color w:val="000000" w:themeColor="text1"/>
                <w:sz w:val="24"/>
                <w:szCs w:val="24"/>
              </w:rPr>
            </w:pPr>
            <w:r w:rsidRPr="007F74CA">
              <w:rPr>
                <w:rFonts w:ascii="Tahoma" w:hAnsi="Tahoma" w:cs="Tahoma"/>
                <w:b/>
                <w:color w:val="000000" w:themeColor="text1"/>
                <w:spacing w:val="-4"/>
                <w:sz w:val="24"/>
                <w:szCs w:val="24"/>
              </w:rPr>
              <w:t>Mois</w:t>
            </w:r>
          </w:p>
        </w:tc>
        <w:tc>
          <w:tcPr>
            <w:tcW w:w="2486" w:type="dxa"/>
            <w:tcBorders>
              <w:top w:val="nil"/>
            </w:tcBorders>
            <w:shd w:val="clear" w:color="auto" w:fill="auto"/>
          </w:tcPr>
          <w:p w14:paraId="20BCB2EF" w14:textId="77777777" w:rsidR="00FE5FCB" w:rsidRPr="007F74CA" w:rsidRDefault="00FE5FCB" w:rsidP="00FA2DB7">
            <w:pPr>
              <w:pStyle w:val="TableParagraph"/>
              <w:ind w:left="780" w:right="746"/>
              <w:jc w:val="center"/>
              <w:rPr>
                <w:rFonts w:ascii="Tahoma" w:hAnsi="Tahoma" w:cs="Tahoma"/>
                <w:b/>
                <w:color w:val="000000" w:themeColor="text1"/>
                <w:sz w:val="24"/>
                <w:szCs w:val="24"/>
              </w:rPr>
            </w:pPr>
            <w:r w:rsidRPr="007F74CA">
              <w:rPr>
                <w:rFonts w:ascii="Tahoma" w:hAnsi="Tahoma" w:cs="Tahoma"/>
                <w:b/>
                <w:color w:val="000000" w:themeColor="text1"/>
                <w:spacing w:val="-2"/>
                <w:sz w:val="24"/>
                <w:szCs w:val="24"/>
              </w:rPr>
              <w:t>Année</w:t>
            </w:r>
          </w:p>
        </w:tc>
        <w:tc>
          <w:tcPr>
            <w:tcW w:w="2183" w:type="dxa"/>
            <w:gridSpan w:val="2"/>
            <w:tcBorders>
              <w:top w:val="nil"/>
              <w:bottom w:val="single" w:sz="8" w:space="0" w:color="000000"/>
              <w:right w:val="single" w:sz="8" w:space="0" w:color="000000"/>
            </w:tcBorders>
            <w:shd w:val="clear" w:color="auto" w:fill="auto"/>
          </w:tcPr>
          <w:p w14:paraId="022930DA" w14:textId="77777777" w:rsidR="00FE5FCB" w:rsidRPr="007F74CA" w:rsidRDefault="00FE5FCB" w:rsidP="00FA2DB7">
            <w:pPr>
              <w:pStyle w:val="TableParagraph"/>
              <w:ind w:left="82"/>
              <w:rPr>
                <w:rFonts w:ascii="Tahoma" w:hAnsi="Tahoma" w:cs="Tahoma"/>
                <w:b/>
                <w:color w:val="000000" w:themeColor="text1"/>
                <w:sz w:val="24"/>
                <w:szCs w:val="24"/>
              </w:rPr>
            </w:pPr>
            <w:r w:rsidRPr="007F74CA">
              <w:rPr>
                <w:rFonts w:ascii="Tahoma" w:hAnsi="Tahoma" w:cs="Tahoma"/>
                <w:b/>
                <w:color w:val="000000" w:themeColor="text1"/>
                <w:sz w:val="24"/>
                <w:szCs w:val="24"/>
              </w:rPr>
              <w:t>Heure/Minutes</w:t>
            </w:r>
            <w:r w:rsidRPr="007F74CA">
              <w:rPr>
                <w:rFonts w:ascii="Tahoma" w:hAnsi="Tahoma" w:cs="Tahoma"/>
                <w:b/>
                <w:color w:val="000000" w:themeColor="text1"/>
                <w:spacing w:val="-8"/>
                <w:sz w:val="24"/>
                <w:szCs w:val="24"/>
              </w:rPr>
              <w:t xml:space="preserve"> </w:t>
            </w:r>
            <w:r w:rsidRPr="007F74CA">
              <w:rPr>
                <w:rFonts w:ascii="Tahoma" w:hAnsi="Tahoma" w:cs="Tahoma"/>
                <w:b/>
                <w:color w:val="000000" w:themeColor="text1"/>
                <w:sz w:val="24"/>
                <w:szCs w:val="24"/>
              </w:rPr>
              <w:t>de</w:t>
            </w:r>
            <w:r w:rsidRPr="007F74CA">
              <w:rPr>
                <w:rFonts w:ascii="Tahoma" w:hAnsi="Tahoma" w:cs="Tahoma"/>
                <w:b/>
                <w:color w:val="000000" w:themeColor="text1"/>
                <w:spacing w:val="-7"/>
                <w:sz w:val="24"/>
                <w:szCs w:val="24"/>
              </w:rPr>
              <w:t xml:space="preserve"> </w:t>
            </w:r>
            <w:r w:rsidRPr="007F74CA">
              <w:rPr>
                <w:rFonts w:ascii="Tahoma" w:hAnsi="Tahoma" w:cs="Tahoma"/>
                <w:b/>
                <w:color w:val="000000" w:themeColor="text1"/>
                <w:spacing w:val="-2"/>
                <w:sz w:val="24"/>
                <w:szCs w:val="24"/>
              </w:rPr>
              <w:t>Début</w:t>
            </w:r>
          </w:p>
        </w:tc>
        <w:tc>
          <w:tcPr>
            <w:tcW w:w="2301" w:type="dxa"/>
            <w:gridSpan w:val="4"/>
            <w:tcBorders>
              <w:top w:val="nil"/>
              <w:left w:val="single" w:sz="8" w:space="0" w:color="000000"/>
              <w:bottom w:val="single" w:sz="8" w:space="0" w:color="000000"/>
            </w:tcBorders>
            <w:shd w:val="clear" w:color="auto" w:fill="auto"/>
          </w:tcPr>
          <w:p w14:paraId="0143CD40" w14:textId="77777777" w:rsidR="00FE5FCB" w:rsidRPr="007F74CA" w:rsidRDefault="00FE5FCB" w:rsidP="00FA2DB7">
            <w:pPr>
              <w:pStyle w:val="TableParagraph"/>
              <w:ind w:left="194"/>
              <w:rPr>
                <w:rFonts w:ascii="Tahoma" w:hAnsi="Tahoma" w:cs="Tahoma"/>
                <w:b/>
                <w:color w:val="000000" w:themeColor="text1"/>
                <w:sz w:val="24"/>
                <w:szCs w:val="24"/>
              </w:rPr>
            </w:pPr>
            <w:r w:rsidRPr="007F74CA">
              <w:rPr>
                <w:rFonts w:ascii="Tahoma" w:hAnsi="Tahoma" w:cs="Tahoma"/>
                <w:b/>
                <w:color w:val="000000" w:themeColor="text1"/>
                <w:sz w:val="24"/>
                <w:szCs w:val="24"/>
              </w:rPr>
              <w:t>Heure/Minutes</w:t>
            </w:r>
            <w:r w:rsidRPr="007F74CA">
              <w:rPr>
                <w:rFonts w:ascii="Tahoma" w:hAnsi="Tahoma" w:cs="Tahoma"/>
                <w:b/>
                <w:color w:val="000000" w:themeColor="text1"/>
                <w:spacing w:val="-8"/>
                <w:sz w:val="24"/>
                <w:szCs w:val="24"/>
              </w:rPr>
              <w:t xml:space="preserve"> </w:t>
            </w:r>
            <w:r w:rsidRPr="007F74CA">
              <w:rPr>
                <w:rFonts w:ascii="Tahoma" w:hAnsi="Tahoma" w:cs="Tahoma"/>
                <w:b/>
                <w:color w:val="000000" w:themeColor="text1"/>
                <w:sz w:val="24"/>
                <w:szCs w:val="24"/>
              </w:rPr>
              <w:t>de</w:t>
            </w:r>
            <w:r w:rsidRPr="007F74CA">
              <w:rPr>
                <w:rFonts w:ascii="Tahoma" w:hAnsi="Tahoma" w:cs="Tahoma"/>
                <w:b/>
                <w:color w:val="000000" w:themeColor="text1"/>
                <w:spacing w:val="-7"/>
                <w:sz w:val="24"/>
                <w:szCs w:val="24"/>
              </w:rPr>
              <w:t xml:space="preserve"> </w:t>
            </w:r>
            <w:r w:rsidRPr="007F74CA">
              <w:rPr>
                <w:rFonts w:ascii="Tahoma" w:hAnsi="Tahoma" w:cs="Tahoma"/>
                <w:b/>
                <w:color w:val="000000" w:themeColor="text1"/>
                <w:spacing w:val="-5"/>
                <w:sz w:val="24"/>
                <w:szCs w:val="24"/>
              </w:rPr>
              <w:t>Fin</w:t>
            </w:r>
          </w:p>
        </w:tc>
        <w:tc>
          <w:tcPr>
            <w:tcW w:w="1936" w:type="dxa"/>
            <w:gridSpan w:val="6"/>
            <w:tcBorders>
              <w:top w:val="nil"/>
            </w:tcBorders>
            <w:shd w:val="clear" w:color="auto" w:fill="auto"/>
          </w:tcPr>
          <w:p w14:paraId="2125D09E" w14:textId="77777777" w:rsidR="00FE5FCB" w:rsidRPr="007F74CA" w:rsidRDefault="00FE5FCB" w:rsidP="0019242A">
            <w:pPr>
              <w:pStyle w:val="TableParagraph"/>
              <w:rPr>
                <w:rFonts w:ascii="Tahoma" w:hAnsi="Tahoma" w:cs="Tahoma"/>
                <w:color w:val="000000" w:themeColor="text1"/>
                <w:sz w:val="24"/>
                <w:szCs w:val="24"/>
              </w:rPr>
            </w:pPr>
          </w:p>
        </w:tc>
      </w:tr>
      <w:tr w:rsidR="00FE5FCB" w:rsidRPr="007F74CA" w14:paraId="7297F884" w14:textId="77777777" w:rsidTr="00FA2DB7">
        <w:trPr>
          <w:gridAfter w:val="1"/>
          <w:wAfter w:w="10" w:type="dxa"/>
          <w:trHeight w:val="352"/>
        </w:trPr>
        <w:tc>
          <w:tcPr>
            <w:tcW w:w="666" w:type="dxa"/>
            <w:tcBorders>
              <w:right w:val="single" w:sz="8" w:space="0" w:color="000000"/>
            </w:tcBorders>
            <w:shd w:val="clear" w:color="auto" w:fill="auto"/>
          </w:tcPr>
          <w:p w14:paraId="3CFEB975" w14:textId="5785F262" w:rsidR="00FE5FCB" w:rsidRPr="007F74CA" w:rsidRDefault="006335E6" w:rsidP="00FA2DB7">
            <w:pPr>
              <w:pStyle w:val="TableParagraph"/>
              <w:ind w:left="29"/>
              <w:rPr>
                <w:rFonts w:ascii="Tahoma" w:hAnsi="Tahoma" w:cs="Tahoma"/>
                <w:color w:val="000000" w:themeColor="text1"/>
                <w:sz w:val="24"/>
                <w:szCs w:val="24"/>
              </w:rPr>
            </w:pPr>
            <w:r>
              <w:rPr>
                <w:rFonts w:ascii="Tahoma" w:hAnsi="Tahoma" w:cs="Tahoma"/>
                <w:color w:val="000000" w:themeColor="text1"/>
                <w:spacing w:val="-4"/>
                <w:sz w:val="24"/>
                <w:szCs w:val="24"/>
              </w:rPr>
              <w:t>0.</w:t>
            </w:r>
            <w:r w:rsidR="00FE5FCB" w:rsidRPr="007F74CA">
              <w:rPr>
                <w:rFonts w:ascii="Tahoma" w:hAnsi="Tahoma" w:cs="Tahoma"/>
                <w:color w:val="000000" w:themeColor="text1"/>
                <w:spacing w:val="-4"/>
                <w:sz w:val="24"/>
                <w:szCs w:val="24"/>
              </w:rPr>
              <w:t>1</w:t>
            </w:r>
            <w:r w:rsidR="000D1635">
              <w:rPr>
                <w:rFonts w:ascii="Tahoma" w:hAnsi="Tahoma" w:cs="Tahoma"/>
                <w:color w:val="000000" w:themeColor="text1"/>
                <w:spacing w:val="-4"/>
                <w:sz w:val="24"/>
                <w:szCs w:val="24"/>
              </w:rPr>
              <w:t>7</w:t>
            </w:r>
          </w:p>
        </w:tc>
        <w:tc>
          <w:tcPr>
            <w:tcW w:w="5400" w:type="dxa"/>
            <w:gridSpan w:val="4"/>
            <w:tcBorders>
              <w:left w:val="single" w:sz="8" w:space="0" w:color="000000"/>
              <w:right w:val="nil"/>
            </w:tcBorders>
            <w:shd w:val="clear" w:color="auto" w:fill="auto"/>
          </w:tcPr>
          <w:p w14:paraId="131D9985" w14:textId="77777777" w:rsidR="00FE5FCB" w:rsidRPr="007F74CA" w:rsidRDefault="00FE5FCB" w:rsidP="00FA2DB7">
            <w:pPr>
              <w:pStyle w:val="TableParagraph"/>
              <w:ind w:left="40"/>
              <w:rPr>
                <w:rFonts w:ascii="Tahoma" w:hAnsi="Tahoma" w:cs="Tahoma"/>
                <w:color w:val="000000" w:themeColor="text1"/>
                <w:sz w:val="24"/>
                <w:szCs w:val="24"/>
              </w:rPr>
            </w:pPr>
            <w:r w:rsidRPr="007F74CA">
              <w:rPr>
                <w:rFonts w:ascii="Tahoma" w:hAnsi="Tahoma" w:cs="Tahoma"/>
                <w:color w:val="000000" w:themeColor="text1"/>
                <w:sz w:val="24"/>
                <w:szCs w:val="24"/>
              </w:rPr>
              <w:t>Nombre</w:t>
            </w:r>
            <w:r w:rsidRPr="007F74CA">
              <w:rPr>
                <w:rFonts w:ascii="Tahoma" w:hAnsi="Tahoma" w:cs="Tahoma"/>
                <w:color w:val="000000" w:themeColor="text1"/>
                <w:spacing w:val="-6"/>
                <w:sz w:val="24"/>
                <w:szCs w:val="24"/>
              </w:rPr>
              <w:t xml:space="preserve"> </w:t>
            </w:r>
            <w:r w:rsidRPr="007F74CA">
              <w:rPr>
                <w:rFonts w:ascii="Tahoma" w:hAnsi="Tahoma" w:cs="Tahoma"/>
                <w:color w:val="000000" w:themeColor="text1"/>
                <w:sz w:val="24"/>
                <w:szCs w:val="24"/>
              </w:rPr>
              <w:t>de</w:t>
            </w:r>
            <w:r w:rsidRPr="007F74CA">
              <w:rPr>
                <w:rFonts w:ascii="Tahoma" w:hAnsi="Tahoma" w:cs="Tahoma"/>
                <w:color w:val="000000" w:themeColor="text1"/>
                <w:spacing w:val="-5"/>
                <w:sz w:val="24"/>
                <w:szCs w:val="24"/>
              </w:rPr>
              <w:t xml:space="preserve"> </w:t>
            </w:r>
            <w:r w:rsidRPr="007F74CA">
              <w:rPr>
                <w:rFonts w:ascii="Tahoma" w:hAnsi="Tahoma" w:cs="Tahoma"/>
                <w:color w:val="000000" w:themeColor="text1"/>
                <w:sz w:val="24"/>
                <w:szCs w:val="24"/>
              </w:rPr>
              <w:t>personnes</w:t>
            </w:r>
            <w:r w:rsidRPr="007F74CA">
              <w:rPr>
                <w:rFonts w:ascii="Tahoma" w:hAnsi="Tahoma" w:cs="Tahoma"/>
                <w:color w:val="000000" w:themeColor="text1"/>
                <w:spacing w:val="-5"/>
                <w:sz w:val="24"/>
                <w:szCs w:val="24"/>
              </w:rPr>
              <w:t xml:space="preserve"> </w:t>
            </w:r>
            <w:r w:rsidRPr="007F74CA">
              <w:rPr>
                <w:rFonts w:ascii="Tahoma" w:hAnsi="Tahoma" w:cs="Tahoma"/>
                <w:color w:val="000000" w:themeColor="text1"/>
                <w:sz w:val="24"/>
                <w:szCs w:val="24"/>
              </w:rPr>
              <w:t>membres</w:t>
            </w:r>
            <w:r w:rsidRPr="007F74CA">
              <w:rPr>
                <w:rFonts w:ascii="Tahoma" w:hAnsi="Tahoma" w:cs="Tahoma"/>
                <w:color w:val="000000" w:themeColor="text1"/>
                <w:spacing w:val="-5"/>
                <w:sz w:val="24"/>
                <w:szCs w:val="24"/>
              </w:rPr>
              <w:t xml:space="preserve"> </w:t>
            </w:r>
            <w:r w:rsidRPr="007F74CA">
              <w:rPr>
                <w:rFonts w:ascii="Tahoma" w:hAnsi="Tahoma" w:cs="Tahoma"/>
                <w:color w:val="000000" w:themeColor="text1"/>
                <w:sz w:val="24"/>
                <w:szCs w:val="24"/>
              </w:rPr>
              <w:t>du</w:t>
            </w:r>
            <w:r w:rsidRPr="007F74CA">
              <w:rPr>
                <w:rFonts w:ascii="Tahoma" w:hAnsi="Tahoma" w:cs="Tahoma"/>
                <w:color w:val="000000" w:themeColor="text1"/>
                <w:spacing w:val="-5"/>
                <w:sz w:val="24"/>
                <w:szCs w:val="24"/>
              </w:rPr>
              <w:t xml:space="preserve"> </w:t>
            </w:r>
            <w:r w:rsidRPr="007F74CA">
              <w:rPr>
                <w:rFonts w:ascii="Tahoma" w:hAnsi="Tahoma" w:cs="Tahoma"/>
                <w:color w:val="000000" w:themeColor="text1"/>
                <w:spacing w:val="-2"/>
                <w:sz w:val="24"/>
                <w:szCs w:val="24"/>
              </w:rPr>
              <w:t>ménage</w:t>
            </w:r>
          </w:p>
        </w:tc>
        <w:tc>
          <w:tcPr>
            <w:tcW w:w="1955" w:type="dxa"/>
            <w:tcBorders>
              <w:left w:val="nil"/>
              <w:right w:val="nil"/>
            </w:tcBorders>
            <w:shd w:val="clear" w:color="auto" w:fill="auto"/>
          </w:tcPr>
          <w:p w14:paraId="71974FE4" w14:textId="77777777" w:rsidR="00FE5FCB" w:rsidRPr="007F74CA" w:rsidRDefault="00FE5FCB" w:rsidP="0019242A">
            <w:pPr>
              <w:pStyle w:val="TableParagraph"/>
              <w:rPr>
                <w:rFonts w:ascii="Tahoma" w:hAnsi="Tahoma" w:cs="Tahoma"/>
                <w:color w:val="000000" w:themeColor="text1"/>
                <w:sz w:val="24"/>
                <w:szCs w:val="24"/>
              </w:rPr>
            </w:pPr>
          </w:p>
        </w:tc>
        <w:tc>
          <w:tcPr>
            <w:tcW w:w="2486" w:type="dxa"/>
            <w:tcBorders>
              <w:left w:val="nil"/>
              <w:right w:val="nil"/>
            </w:tcBorders>
            <w:shd w:val="clear" w:color="auto" w:fill="auto"/>
          </w:tcPr>
          <w:p w14:paraId="54E0D018" w14:textId="77777777" w:rsidR="00FE5FCB" w:rsidRPr="007F74CA" w:rsidRDefault="00FE5FCB">
            <w:pPr>
              <w:pStyle w:val="TableParagraph"/>
              <w:rPr>
                <w:rFonts w:ascii="Tahoma" w:hAnsi="Tahoma" w:cs="Tahoma"/>
                <w:color w:val="000000" w:themeColor="text1"/>
                <w:sz w:val="24"/>
                <w:szCs w:val="24"/>
              </w:rPr>
            </w:pPr>
          </w:p>
        </w:tc>
        <w:tc>
          <w:tcPr>
            <w:tcW w:w="1165" w:type="dxa"/>
            <w:tcBorders>
              <w:left w:val="nil"/>
              <w:right w:val="nil"/>
            </w:tcBorders>
            <w:shd w:val="clear" w:color="auto" w:fill="auto"/>
          </w:tcPr>
          <w:p w14:paraId="4F9C02B5" w14:textId="77777777" w:rsidR="00FE5FCB" w:rsidRPr="007F74CA" w:rsidRDefault="00FE5FCB">
            <w:pPr>
              <w:pStyle w:val="TableParagraph"/>
              <w:rPr>
                <w:rFonts w:ascii="Tahoma" w:hAnsi="Tahoma" w:cs="Tahoma"/>
                <w:color w:val="000000" w:themeColor="text1"/>
                <w:sz w:val="24"/>
                <w:szCs w:val="24"/>
              </w:rPr>
            </w:pPr>
          </w:p>
        </w:tc>
        <w:tc>
          <w:tcPr>
            <w:tcW w:w="1018" w:type="dxa"/>
            <w:tcBorders>
              <w:left w:val="nil"/>
              <w:right w:val="nil"/>
            </w:tcBorders>
            <w:shd w:val="clear" w:color="auto" w:fill="auto"/>
          </w:tcPr>
          <w:p w14:paraId="2F20B95D" w14:textId="77777777" w:rsidR="00FE5FCB" w:rsidRPr="007F74CA" w:rsidRDefault="00FE5FCB">
            <w:pPr>
              <w:pStyle w:val="TableParagraph"/>
              <w:rPr>
                <w:rFonts w:ascii="Tahoma" w:hAnsi="Tahoma" w:cs="Tahoma"/>
                <w:color w:val="000000" w:themeColor="text1"/>
                <w:sz w:val="24"/>
                <w:szCs w:val="24"/>
              </w:rPr>
            </w:pPr>
          </w:p>
        </w:tc>
        <w:tc>
          <w:tcPr>
            <w:tcW w:w="1147" w:type="dxa"/>
            <w:tcBorders>
              <w:left w:val="nil"/>
              <w:right w:val="single" w:sz="8" w:space="0" w:color="000000"/>
            </w:tcBorders>
            <w:shd w:val="clear" w:color="auto" w:fill="auto"/>
          </w:tcPr>
          <w:p w14:paraId="1573F5EF" w14:textId="77777777" w:rsidR="00FE5FCB" w:rsidRPr="007F74CA" w:rsidRDefault="00FE5FCB" w:rsidP="00FA2DB7">
            <w:pPr>
              <w:pStyle w:val="TableParagraph"/>
              <w:ind w:left="32"/>
              <w:rPr>
                <w:rFonts w:ascii="Tahoma" w:hAnsi="Tahoma" w:cs="Tahoma"/>
                <w:color w:val="000000" w:themeColor="text1"/>
                <w:sz w:val="24"/>
                <w:szCs w:val="24"/>
              </w:rPr>
            </w:pPr>
            <w:r w:rsidRPr="007F74CA">
              <w:rPr>
                <w:rFonts w:ascii="Tahoma" w:hAnsi="Tahoma" w:cs="Tahoma"/>
                <w:color w:val="000000" w:themeColor="text1"/>
                <w:spacing w:val="-2"/>
                <w:sz w:val="24"/>
                <w:szCs w:val="24"/>
              </w:rPr>
              <w:t>NOMBRE:</w:t>
            </w:r>
          </w:p>
        </w:tc>
        <w:tc>
          <w:tcPr>
            <w:tcW w:w="768" w:type="dxa"/>
            <w:gridSpan w:val="2"/>
            <w:tcBorders>
              <w:left w:val="single" w:sz="8" w:space="0" w:color="000000"/>
              <w:right w:val="single" w:sz="8" w:space="0" w:color="000000"/>
            </w:tcBorders>
            <w:shd w:val="clear" w:color="auto" w:fill="auto"/>
          </w:tcPr>
          <w:p w14:paraId="1CAEA0CD" w14:textId="77777777" w:rsidR="00FE5FCB" w:rsidRPr="007F74CA" w:rsidRDefault="00FE5FCB" w:rsidP="0019242A">
            <w:pPr>
              <w:pStyle w:val="TableParagraph"/>
              <w:rPr>
                <w:rFonts w:ascii="Tahoma" w:hAnsi="Tahoma" w:cs="Tahoma"/>
                <w:color w:val="000000" w:themeColor="text1"/>
                <w:sz w:val="24"/>
                <w:szCs w:val="24"/>
              </w:rPr>
            </w:pPr>
          </w:p>
        </w:tc>
        <w:tc>
          <w:tcPr>
            <w:tcW w:w="770" w:type="dxa"/>
            <w:gridSpan w:val="2"/>
            <w:tcBorders>
              <w:left w:val="single" w:sz="8" w:space="0" w:color="000000"/>
              <w:right w:val="single" w:sz="8" w:space="0" w:color="000000"/>
            </w:tcBorders>
            <w:shd w:val="clear" w:color="auto" w:fill="auto"/>
          </w:tcPr>
          <w:p w14:paraId="725B9D2E" w14:textId="77777777" w:rsidR="00FE5FCB" w:rsidRPr="007F74CA" w:rsidRDefault="00FE5FCB">
            <w:pPr>
              <w:pStyle w:val="TableParagraph"/>
              <w:rPr>
                <w:rFonts w:ascii="Tahoma" w:hAnsi="Tahoma" w:cs="Tahoma"/>
                <w:color w:val="000000" w:themeColor="text1"/>
                <w:sz w:val="24"/>
                <w:szCs w:val="24"/>
              </w:rPr>
            </w:pPr>
          </w:p>
        </w:tc>
        <w:tc>
          <w:tcPr>
            <w:tcW w:w="1542" w:type="dxa"/>
            <w:gridSpan w:val="4"/>
            <w:tcBorders>
              <w:left w:val="single" w:sz="8" w:space="0" w:color="000000"/>
            </w:tcBorders>
            <w:shd w:val="clear" w:color="auto" w:fill="auto"/>
          </w:tcPr>
          <w:p w14:paraId="3FA9DD34" w14:textId="77777777" w:rsidR="00FE5FCB" w:rsidRPr="007F74CA" w:rsidRDefault="00FE5FCB">
            <w:pPr>
              <w:pStyle w:val="TableParagraph"/>
              <w:rPr>
                <w:rFonts w:ascii="Tahoma" w:hAnsi="Tahoma" w:cs="Tahoma"/>
                <w:color w:val="000000" w:themeColor="text1"/>
                <w:sz w:val="24"/>
                <w:szCs w:val="24"/>
              </w:rPr>
            </w:pPr>
          </w:p>
        </w:tc>
      </w:tr>
    </w:tbl>
    <w:p w14:paraId="4B25DDFB" w14:textId="77777777" w:rsidR="00FE5FCB" w:rsidRPr="007F74CA" w:rsidRDefault="00FE5FCB" w:rsidP="00FE5FCB">
      <w:pPr>
        <w:rPr>
          <w:rFonts w:ascii="Tahoma" w:hAnsi="Tahoma" w:cs="Tahoma"/>
          <w:b/>
          <w:sz w:val="24"/>
          <w:szCs w:val="24"/>
        </w:rPr>
      </w:pPr>
    </w:p>
    <w:p w14:paraId="06C1D41B" w14:textId="77777777" w:rsidR="00FE5FCB" w:rsidRPr="007F74CA" w:rsidRDefault="00FE5FCB" w:rsidP="00FE5FCB">
      <w:pPr>
        <w:rPr>
          <w:rFonts w:ascii="Tahoma" w:hAnsi="Tahoma" w:cs="Tahoma"/>
          <w:b/>
          <w:sz w:val="24"/>
          <w:szCs w:val="24"/>
        </w:rPr>
      </w:pPr>
    </w:p>
    <w:p w14:paraId="54F2D531" w14:textId="77777777" w:rsidR="00FE5FCB" w:rsidRPr="007F74CA" w:rsidRDefault="00FE5FCB" w:rsidP="00FE5FCB">
      <w:pPr>
        <w:rPr>
          <w:rFonts w:ascii="Tahoma" w:hAnsi="Tahoma" w:cs="Tahoma"/>
          <w:b/>
          <w:sz w:val="24"/>
          <w:szCs w:val="24"/>
        </w:rPr>
      </w:pPr>
    </w:p>
    <w:p w14:paraId="02E99A49" w14:textId="77777777" w:rsidR="00FE5FCB" w:rsidRPr="007F74CA" w:rsidRDefault="00FE5FCB" w:rsidP="00FE5FCB">
      <w:pPr>
        <w:rPr>
          <w:rFonts w:ascii="Tahoma" w:hAnsi="Tahoma" w:cs="Tahoma"/>
          <w:b/>
          <w:sz w:val="24"/>
          <w:szCs w:val="24"/>
        </w:rPr>
        <w:sectPr w:rsidR="00FE5FCB" w:rsidRPr="007F74CA" w:rsidSect="00FA2DB7">
          <w:pgSz w:w="19140" w:h="13530" w:orient="landscape"/>
          <w:pgMar w:top="709" w:right="2760" w:bottom="0" w:left="1260" w:header="720" w:footer="720" w:gutter="0"/>
          <w:cols w:space="720"/>
        </w:sectPr>
      </w:pPr>
    </w:p>
    <w:p w14:paraId="56D0A20F" w14:textId="77777777" w:rsidR="00FE5FCB" w:rsidRPr="007F74CA" w:rsidRDefault="00FE5FCB" w:rsidP="00FE5FCB">
      <w:pPr>
        <w:widowControl w:val="0"/>
        <w:autoSpaceDE w:val="0"/>
        <w:autoSpaceDN w:val="0"/>
        <w:spacing w:after="0" w:line="240" w:lineRule="auto"/>
        <w:rPr>
          <w:rFonts w:ascii="Tahoma" w:hAnsi="Tahoma" w:cs="Tahoma"/>
          <w:b/>
          <w:sz w:val="24"/>
          <w:szCs w:val="24"/>
        </w:rPr>
      </w:pPr>
    </w:p>
    <w:p w14:paraId="1CE5F47E" w14:textId="48B0740A" w:rsidR="00FE5FCB" w:rsidRPr="007F74CA" w:rsidRDefault="00FE5FCB" w:rsidP="00FE5FCB">
      <w:pPr>
        <w:widowControl w:val="0"/>
        <w:autoSpaceDE w:val="0"/>
        <w:autoSpaceDN w:val="0"/>
        <w:spacing w:after="0" w:line="240" w:lineRule="auto"/>
        <w:rPr>
          <w:rFonts w:ascii="Tahoma" w:hAnsi="Tahoma" w:cs="Tahoma"/>
          <w:b/>
          <w:sz w:val="24"/>
          <w:szCs w:val="24"/>
          <w:lang w:val="fr-SN"/>
        </w:rPr>
      </w:pPr>
      <w:r w:rsidRPr="007F74CA">
        <w:rPr>
          <w:rFonts w:ascii="Tahoma" w:hAnsi="Tahoma" w:cs="Tahoma"/>
          <w:b/>
          <w:sz w:val="24"/>
          <w:szCs w:val="24"/>
          <w:u w:val="single"/>
          <w:lang w:val="fr-SN"/>
        </w:rPr>
        <w:t>S</w:t>
      </w:r>
      <w:r w:rsidRPr="00FE5FCB">
        <w:rPr>
          <w:rFonts w:ascii="Tahoma" w:hAnsi="Tahoma" w:cs="Tahoma"/>
          <w:b/>
          <w:sz w:val="24"/>
          <w:szCs w:val="24"/>
          <w:u w:val="single"/>
          <w:lang w:val="fr-SN"/>
        </w:rPr>
        <w:t>ECTION</w:t>
      </w:r>
      <w:r w:rsidRPr="007F74CA">
        <w:rPr>
          <w:rFonts w:ascii="Tahoma" w:hAnsi="Tahoma" w:cs="Tahoma"/>
          <w:b/>
          <w:sz w:val="24"/>
          <w:szCs w:val="24"/>
          <w:u w:val="single"/>
          <w:lang w:val="fr-SN"/>
        </w:rPr>
        <w:t xml:space="preserve"> </w:t>
      </w:r>
      <w:r w:rsidRPr="00FE5FCB">
        <w:rPr>
          <w:rFonts w:ascii="Tahoma" w:hAnsi="Tahoma" w:cs="Tahoma"/>
          <w:b/>
          <w:sz w:val="24"/>
          <w:szCs w:val="24"/>
          <w:u w:val="single"/>
          <w:lang w:val="fr-SN"/>
        </w:rPr>
        <w:t>0</w:t>
      </w:r>
      <w:r w:rsidRPr="007F74CA">
        <w:rPr>
          <w:rFonts w:ascii="Tahoma" w:hAnsi="Tahoma" w:cs="Tahoma"/>
          <w:b/>
          <w:sz w:val="24"/>
          <w:szCs w:val="24"/>
          <w:u w:val="single"/>
          <w:lang w:val="fr-SN"/>
        </w:rPr>
        <w:t>1</w:t>
      </w:r>
      <w:r w:rsidRPr="007F74CA">
        <w:rPr>
          <w:rFonts w:ascii="Tahoma" w:hAnsi="Tahoma" w:cs="Tahoma"/>
          <w:b/>
          <w:sz w:val="24"/>
          <w:szCs w:val="24"/>
          <w:lang w:val="fr-SN"/>
        </w:rPr>
        <w:t xml:space="preserve"> : Caractéristiques sociodémographiques du </w:t>
      </w:r>
      <w:r w:rsidR="000706C2">
        <w:rPr>
          <w:rFonts w:ascii="Tahoma" w:hAnsi="Tahoma" w:cs="Tahoma"/>
          <w:b/>
          <w:sz w:val="24"/>
          <w:szCs w:val="24"/>
          <w:lang w:val="fr-SN"/>
        </w:rPr>
        <w:t xml:space="preserve">chef de </w:t>
      </w:r>
      <w:r w:rsidRPr="007F74CA">
        <w:rPr>
          <w:rFonts w:ascii="Tahoma" w:hAnsi="Tahoma" w:cs="Tahoma"/>
          <w:b/>
          <w:sz w:val="24"/>
          <w:szCs w:val="24"/>
          <w:lang w:val="fr-SN"/>
        </w:rPr>
        <w:t xml:space="preserve">ménage. </w:t>
      </w:r>
    </w:p>
    <w:p w14:paraId="3E26590A" w14:textId="77777777" w:rsidR="00FE5FCB" w:rsidRPr="007F74CA" w:rsidRDefault="00FE5FCB" w:rsidP="00FE5FCB">
      <w:pPr>
        <w:widowControl w:val="0"/>
        <w:autoSpaceDE w:val="0"/>
        <w:autoSpaceDN w:val="0"/>
        <w:spacing w:after="0" w:line="240" w:lineRule="auto"/>
        <w:rPr>
          <w:rFonts w:ascii="Tahoma" w:hAnsi="Tahoma" w:cs="Tahoma"/>
          <w:b/>
          <w:sz w:val="24"/>
          <w:szCs w:val="24"/>
          <w:lang w:val="fr-SN"/>
        </w:rPr>
      </w:pPr>
    </w:p>
    <w:tbl>
      <w:tblPr>
        <w:tblW w:w="11874" w:type="dxa"/>
        <w:tblInd w:w="-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250"/>
        <w:gridCol w:w="4590"/>
        <w:gridCol w:w="4680"/>
        <w:gridCol w:w="1354"/>
      </w:tblGrid>
      <w:tr w:rsidR="00FE5FCB" w:rsidRPr="007F74CA" w14:paraId="6B336D7E" w14:textId="77777777" w:rsidTr="00DF7B12">
        <w:trPr>
          <w:trHeight w:val="365"/>
          <w:tblHeader/>
        </w:trPr>
        <w:tc>
          <w:tcPr>
            <w:tcW w:w="1250" w:type="dxa"/>
            <w:shd w:val="clear" w:color="auto" w:fill="D9D9D9" w:themeFill="background1" w:themeFillShade="D9"/>
            <w:noWrap/>
            <w:vAlign w:val="bottom"/>
            <w:hideMark/>
          </w:tcPr>
          <w:p w14:paraId="60329B97" w14:textId="77777777" w:rsidR="00FE5FCB" w:rsidRPr="007F74CA" w:rsidRDefault="00FE5FCB" w:rsidP="00A5753F">
            <w:pPr>
              <w:widowControl w:val="0"/>
              <w:autoSpaceDE w:val="0"/>
              <w:autoSpaceDN w:val="0"/>
              <w:rPr>
                <w:rFonts w:ascii="Tahoma" w:hAnsi="Tahoma" w:cs="Tahoma"/>
                <w:b/>
                <w:bCs/>
                <w:sz w:val="24"/>
                <w:szCs w:val="24"/>
              </w:rPr>
            </w:pPr>
            <w:r w:rsidRPr="007F74CA">
              <w:rPr>
                <w:rFonts w:ascii="Tahoma" w:hAnsi="Tahoma" w:cs="Tahoma"/>
                <w:b/>
                <w:bCs/>
                <w:sz w:val="24"/>
                <w:szCs w:val="24"/>
              </w:rPr>
              <w:t>Numéro</w:t>
            </w:r>
          </w:p>
        </w:tc>
        <w:tc>
          <w:tcPr>
            <w:tcW w:w="4590" w:type="dxa"/>
            <w:shd w:val="clear" w:color="auto" w:fill="D9D9D9" w:themeFill="background1" w:themeFillShade="D9"/>
            <w:noWrap/>
            <w:vAlign w:val="bottom"/>
            <w:hideMark/>
          </w:tcPr>
          <w:p w14:paraId="1087CA39" w14:textId="77777777" w:rsidR="00FE5FCB" w:rsidRPr="007F74CA" w:rsidRDefault="00FE5FCB" w:rsidP="00A5753F">
            <w:pPr>
              <w:widowControl w:val="0"/>
              <w:autoSpaceDE w:val="0"/>
              <w:autoSpaceDN w:val="0"/>
              <w:rPr>
                <w:rFonts w:ascii="Tahoma" w:hAnsi="Tahoma" w:cs="Tahoma"/>
                <w:b/>
                <w:bCs/>
                <w:sz w:val="24"/>
                <w:szCs w:val="24"/>
              </w:rPr>
            </w:pPr>
            <w:r w:rsidRPr="007F74CA">
              <w:rPr>
                <w:rFonts w:ascii="Tahoma" w:hAnsi="Tahoma" w:cs="Tahoma"/>
                <w:b/>
                <w:bCs/>
                <w:sz w:val="24"/>
                <w:szCs w:val="24"/>
              </w:rPr>
              <w:t>Variables</w:t>
            </w:r>
          </w:p>
        </w:tc>
        <w:tc>
          <w:tcPr>
            <w:tcW w:w="4680" w:type="dxa"/>
            <w:shd w:val="clear" w:color="auto" w:fill="D9D9D9" w:themeFill="background1" w:themeFillShade="D9"/>
            <w:noWrap/>
            <w:vAlign w:val="bottom"/>
            <w:hideMark/>
          </w:tcPr>
          <w:p w14:paraId="4465A26E" w14:textId="77777777" w:rsidR="00FE5FCB" w:rsidRPr="007F74CA" w:rsidRDefault="00FE5FCB" w:rsidP="00A5753F">
            <w:pPr>
              <w:widowControl w:val="0"/>
              <w:autoSpaceDE w:val="0"/>
              <w:autoSpaceDN w:val="0"/>
              <w:rPr>
                <w:rFonts w:ascii="Tahoma" w:hAnsi="Tahoma" w:cs="Tahoma"/>
                <w:b/>
                <w:bCs/>
                <w:sz w:val="24"/>
                <w:szCs w:val="24"/>
              </w:rPr>
            </w:pPr>
            <w:r w:rsidRPr="007F74CA">
              <w:rPr>
                <w:rFonts w:ascii="Tahoma" w:hAnsi="Tahoma" w:cs="Tahoma"/>
                <w:b/>
                <w:bCs/>
                <w:sz w:val="24"/>
                <w:szCs w:val="24"/>
              </w:rPr>
              <w:t>Modalités</w:t>
            </w:r>
          </w:p>
        </w:tc>
        <w:tc>
          <w:tcPr>
            <w:tcW w:w="1354" w:type="dxa"/>
            <w:shd w:val="clear" w:color="auto" w:fill="D9D9D9" w:themeFill="background1" w:themeFillShade="D9"/>
            <w:noWrap/>
            <w:vAlign w:val="bottom"/>
            <w:hideMark/>
          </w:tcPr>
          <w:p w14:paraId="0A1538DF" w14:textId="77777777" w:rsidR="00FE5FCB" w:rsidRPr="007F74CA" w:rsidRDefault="00FE5FCB" w:rsidP="00A5753F">
            <w:pPr>
              <w:widowControl w:val="0"/>
              <w:autoSpaceDE w:val="0"/>
              <w:autoSpaceDN w:val="0"/>
              <w:rPr>
                <w:rFonts w:ascii="Tahoma" w:hAnsi="Tahoma" w:cs="Tahoma"/>
                <w:b/>
                <w:bCs/>
                <w:sz w:val="24"/>
                <w:szCs w:val="24"/>
              </w:rPr>
            </w:pPr>
            <w:r w:rsidRPr="007F74CA">
              <w:rPr>
                <w:rFonts w:ascii="Tahoma" w:hAnsi="Tahoma" w:cs="Tahoma"/>
                <w:b/>
                <w:bCs/>
                <w:sz w:val="24"/>
                <w:szCs w:val="24"/>
              </w:rPr>
              <w:t>Commentaires</w:t>
            </w:r>
          </w:p>
        </w:tc>
      </w:tr>
      <w:tr w:rsidR="00FE5FCB" w:rsidRPr="007728C5" w14:paraId="43A3B65C" w14:textId="77777777" w:rsidTr="00DF7B12">
        <w:trPr>
          <w:trHeight w:val="365"/>
        </w:trPr>
        <w:tc>
          <w:tcPr>
            <w:tcW w:w="1250" w:type="dxa"/>
            <w:noWrap/>
            <w:vAlign w:val="center"/>
            <w:hideMark/>
          </w:tcPr>
          <w:p w14:paraId="2EFC7A9A" w14:textId="77777777" w:rsidR="00FE5FCB" w:rsidRPr="007F74CA" w:rsidRDefault="00FE5FCB" w:rsidP="00A5753F">
            <w:pPr>
              <w:widowControl w:val="0"/>
              <w:autoSpaceDE w:val="0"/>
              <w:autoSpaceDN w:val="0"/>
              <w:rPr>
                <w:rFonts w:ascii="Tahoma" w:hAnsi="Tahoma" w:cs="Tahoma"/>
                <w:sz w:val="24"/>
                <w:szCs w:val="24"/>
              </w:rPr>
            </w:pPr>
            <w:r w:rsidRPr="007F74CA">
              <w:rPr>
                <w:rFonts w:ascii="Tahoma" w:hAnsi="Tahoma" w:cs="Tahoma"/>
                <w:sz w:val="24"/>
                <w:szCs w:val="24"/>
              </w:rPr>
              <w:t>1.01</w:t>
            </w:r>
          </w:p>
        </w:tc>
        <w:tc>
          <w:tcPr>
            <w:tcW w:w="4590" w:type="dxa"/>
            <w:noWrap/>
            <w:vAlign w:val="bottom"/>
            <w:hideMark/>
          </w:tcPr>
          <w:p w14:paraId="26F83B4A" w14:textId="03BDCE9A" w:rsidR="00FE5FCB" w:rsidRPr="00DF7B12" w:rsidRDefault="00FE5FCB" w:rsidP="00A5753F">
            <w:pPr>
              <w:widowControl w:val="0"/>
              <w:autoSpaceDE w:val="0"/>
              <w:autoSpaceDN w:val="0"/>
              <w:rPr>
                <w:rFonts w:ascii="Tahoma" w:hAnsi="Tahoma" w:cs="Tahoma"/>
                <w:sz w:val="24"/>
                <w:szCs w:val="24"/>
                <w:lang w:val="fr-FR"/>
              </w:rPr>
            </w:pPr>
            <w:r w:rsidRPr="00DF7B12">
              <w:rPr>
                <w:rFonts w:ascii="Tahoma" w:hAnsi="Tahoma" w:cs="Tahoma"/>
                <w:sz w:val="24"/>
                <w:szCs w:val="24"/>
                <w:lang w:val="fr-FR"/>
              </w:rPr>
              <w:t>Nom et prénom</w:t>
            </w:r>
            <w:r w:rsidR="000706C2" w:rsidRPr="00DF7B12">
              <w:rPr>
                <w:rFonts w:ascii="Tahoma" w:hAnsi="Tahoma" w:cs="Tahoma"/>
                <w:sz w:val="24"/>
                <w:szCs w:val="24"/>
                <w:lang w:val="fr-FR"/>
              </w:rPr>
              <w:t xml:space="preserve"> chef m</w:t>
            </w:r>
            <w:r w:rsidR="000706C2">
              <w:rPr>
                <w:rFonts w:ascii="Tahoma" w:hAnsi="Tahoma" w:cs="Tahoma"/>
                <w:sz w:val="24"/>
                <w:szCs w:val="24"/>
                <w:lang w:val="fr-FR"/>
              </w:rPr>
              <w:t>énage</w:t>
            </w:r>
          </w:p>
        </w:tc>
        <w:tc>
          <w:tcPr>
            <w:tcW w:w="4680" w:type="dxa"/>
            <w:noWrap/>
            <w:vAlign w:val="bottom"/>
            <w:hideMark/>
          </w:tcPr>
          <w:p w14:paraId="1C075B74" w14:textId="77777777" w:rsidR="00FE5FCB" w:rsidRPr="00DF7B12" w:rsidRDefault="00FE5FCB" w:rsidP="00A5753F">
            <w:pPr>
              <w:widowControl w:val="0"/>
              <w:autoSpaceDE w:val="0"/>
              <w:autoSpaceDN w:val="0"/>
              <w:rPr>
                <w:rFonts w:ascii="Tahoma" w:hAnsi="Tahoma" w:cs="Tahoma"/>
                <w:sz w:val="24"/>
                <w:szCs w:val="24"/>
                <w:lang w:val="fr-FR"/>
              </w:rPr>
            </w:pPr>
            <w:r w:rsidRPr="00DF7B12">
              <w:rPr>
                <w:rFonts w:ascii="Tahoma" w:hAnsi="Tahoma" w:cs="Tahoma"/>
                <w:sz w:val="24"/>
                <w:szCs w:val="24"/>
                <w:lang w:val="fr-FR"/>
              </w:rPr>
              <w:t> </w:t>
            </w:r>
          </w:p>
        </w:tc>
        <w:tc>
          <w:tcPr>
            <w:tcW w:w="1354" w:type="dxa"/>
            <w:noWrap/>
            <w:vAlign w:val="bottom"/>
            <w:hideMark/>
          </w:tcPr>
          <w:p w14:paraId="614C3540" w14:textId="77777777" w:rsidR="00FE5FCB" w:rsidRPr="00DF7B12" w:rsidRDefault="00FE5FCB" w:rsidP="00A5753F">
            <w:pPr>
              <w:widowControl w:val="0"/>
              <w:autoSpaceDE w:val="0"/>
              <w:autoSpaceDN w:val="0"/>
              <w:rPr>
                <w:rFonts w:ascii="Tahoma" w:hAnsi="Tahoma" w:cs="Tahoma"/>
                <w:sz w:val="24"/>
                <w:szCs w:val="24"/>
                <w:lang w:val="fr-FR"/>
              </w:rPr>
            </w:pPr>
            <w:r w:rsidRPr="00DF7B12">
              <w:rPr>
                <w:rFonts w:ascii="Tahoma" w:hAnsi="Tahoma" w:cs="Tahoma"/>
                <w:sz w:val="24"/>
                <w:szCs w:val="24"/>
                <w:lang w:val="fr-FR"/>
              </w:rPr>
              <w:t> </w:t>
            </w:r>
          </w:p>
        </w:tc>
      </w:tr>
      <w:tr w:rsidR="00A0105B" w:rsidRPr="007F74CA" w14:paraId="10A471C0" w14:textId="77777777" w:rsidTr="00DF7B12">
        <w:trPr>
          <w:trHeight w:val="710"/>
        </w:trPr>
        <w:tc>
          <w:tcPr>
            <w:tcW w:w="1250" w:type="dxa"/>
            <w:noWrap/>
            <w:vAlign w:val="center"/>
            <w:hideMark/>
          </w:tcPr>
          <w:p w14:paraId="7A97C6A7" w14:textId="77777777" w:rsidR="00A0105B" w:rsidRPr="007F74CA" w:rsidRDefault="00A0105B" w:rsidP="00A5753F">
            <w:pPr>
              <w:widowControl w:val="0"/>
              <w:autoSpaceDE w:val="0"/>
              <w:autoSpaceDN w:val="0"/>
              <w:rPr>
                <w:rFonts w:ascii="Tahoma" w:hAnsi="Tahoma" w:cs="Tahoma"/>
                <w:sz w:val="24"/>
                <w:szCs w:val="24"/>
              </w:rPr>
            </w:pPr>
            <w:r w:rsidRPr="007F74CA">
              <w:rPr>
                <w:rFonts w:ascii="Tahoma" w:hAnsi="Tahoma" w:cs="Tahoma"/>
                <w:sz w:val="24"/>
                <w:szCs w:val="24"/>
              </w:rPr>
              <w:t>1.02</w:t>
            </w:r>
          </w:p>
        </w:tc>
        <w:tc>
          <w:tcPr>
            <w:tcW w:w="4590" w:type="dxa"/>
            <w:noWrap/>
            <w:vAlign w:val="center"/>
            <w:hideMark/>
          </w:tcPr>
          <w:p w14:paraId="2BACEFB4" w14:textId="0E0EEB67" w:rsidR="00A0105B" w:rsidRPr="007F74CA" w:rsidRDefault="00A0105B" w:rsidP="00A5753F">
            <w:pPr>
              <w:widowControl w:val="0"/>
              <w:autoSpaceDE w:val="0"/>
              <w:autoSpaceDN w:val="0"/>
              <w:rPr>
                <w:rFonts w:ascii="Tahoma" w:hAnsi="Tahoma" w:cs="Tahoma"/>
                <w:sz w:val="24"/>
                <w:szCs w:val="24"/>
                <w:lang w:val="fr-SN"/>
              </w:rPr>
            </w:pPr>
            <w:r w:rsidRPr="007F74CA">
              <w:rPr>
                <w:rFonts w:ascii="Tahoma" w:hAnsi="Tahoma" w:cs="Tahoma"/>
                <w:sz w:val="24"/>
                <w:szCs w:val="24"/>
                <w:lang w:val="fr-SN"/>
              </w:rPr>
              <w:t xml:space="preserve">Quel est le sexe </w:t>
            </w:r>
            <w:r w:rsidR="000706C2">
              <w:rPr>
                <w:rFonts w:ascii="Tahoma" w:hAnsi="Tahoma" w:cs="Tahoma"/>
                <w:sz w:val="24"/>
                <w:szCs w:val="24"/>
                <w:lang w:val="fr-SN"/>
              </w:rPr>
              <w:t xml:space="preserve">du </w:t>
            </w:r>
            <w:r w:rsidR="000706C2" w:rsidRPr="006047EE">
              <w:rPr>
                <w:rFonts w:ascii="Tahoma" w:hAnsi="Tahoma" w:cs="Tahoma"/>
                <w:sz w:val="24"/>
                <w:szCs w:val="24"/>
                <w:lang w:val="fr-FR"/>
              </w:rPr>
              <w:t>chef m</w:t>
            </w:r>
            <w:r w:rsidR="000706C2">
              <w:rPr>
                <w:rFonts w:ascii="Tahoma" w:hAnsi="Tahoma" w:cs="Tahoma"/>
                <w:sz w:val="24"/>
                <w:szCs w:val="24"/>
                <w:lang w:val="fr-FR"/>
              </w:rPr>
              <w:t>énage</w:t>
            </w:r>
            <w:r w:rsidR="000706C2">
              <w:rPr>
                <w:rFonts w:ascii="Tahoma" w:hAnsi="Tahoma" w:cs="Tahoma"/>
                <w:sz w:val="24"/>
                <w:szCs w:val="24"/>
                <w:lang w:val="fr-SN"/>
              </w:rPr>
              <w:t> ?</w:t>
            </w:r>
          </w:p>
        </w:tc>
        <w:tc>
          <w:tcPr>
            <w:tcW w:w="4680" w:type="dxa"/>
            <w:vAlign w:val="center"/>
            <w:hideMark/>
          </w:tcPr>
          <w:p w14:paraId="05E999B4" w14:textId="7D73A508" w:rsidR="00A0105B" w:rsidRPr="007F74CA" w:rsidRDefault="00A0105B" w:rsidP="00F324DF">
            <w:pPr>
              <w:widowControl w:val="0"/>
              <w:autoSpaceDE w:val="0"/>
              <w:autoSpaceDN w:val="0"/>
              <w:spacing w:after="0" w:line="240" w:lineRule="auto"/>
              <w:jc w:val="center"/>
              <w:rPr>
                <w:rFonts w:ascii="Tahoma" w:hAnsi="Tahoma" w:cs="Tahoma"/>
                <w:sz w:val="24"/>
                <w:szCs w:val="24"/>
              </w:rPr>
            </w:pPr>
            <w:r w:rsidRPr="007F74CA">
              <w:rPr>
                <w:rFonts w:ascii="Tahoma" w:hAnsi="Tahoma" w:cs="Tahoma"/>
                <w:sz w:val="24"/>
                <w:szCs w:val="24"/>
              </w:rPr>
              <w:t>1 Masculin</w:t>
            </w:r>
          </w:p>
          <w:p w14:paraId="55D0714A" w14:textId="77777777" w:rsidR="00A0105B" w:rsidRDefault="00A0105B" w:rsidP="00F324DF">
            <w:pPr>
              <w:widowControl w:val="0"/>
              <w:autoSpaceDE w:val="0"/>
              <w:autoSpaceDN w:val="0"/>
              <w:spacing w:after="0" w:line="240" w:lineRule="auto"/>
              <w:jc w:val="center"/>
              <w:rPr>
                <w:rFonts w:ascii="Tahoma" w:hAnsi="Tahoma" w:cs="Tahoma"/>
                <w:sz w:val="24"/>
                <w:szCs w:val="24"/>
              </w:rPr>
            </w:pPr>
            <w:r w:rsidRPr="007F74CA">
              <w:rPr>
                <w:rFonts w:ascii="Tahoma" w:hAnsi="Tahoma" w:cs="Tahoma"/>
                <w:sz w:val="24"/>
                <w:szCs w:val="24"/>
              </w:rPr>
              <w:t>2 Féminin</w:t>
            </w:r>
          </w:p>
          <w:p w14:paraId="6E96DD99" w14:textId="77777777" w:rsidR="00A0105B" w:rsidRDefault="00A0105B" w:rsidP="00F324DF">
            <w:pPr>
              <w:widowControl w:val="0"/>
              <w:autoSpaceDE w:val="0"/>
              <w:autoSpaceDN w:val="0"/>
              <w:spacing w:after="0" w:line="240" w:lineRule="auto"/>
              <w:jc w:val="center"/>
              <w:rPr>
                <w:rFonts w:ascii="Tahoma" w:hAnsi="Tahoma" w:cs="Tahoma"/>
                <w:sz w:val="24"/>
                <w:szCs w:val="24"/>
              </w:rPr>
            </w:pPr>
          </w:p>
          <w:p w14:paraId="4075932C" w14:textId="69793EFA" w:rsidR="00A0105B" w:rsidRDefault="00A0105B" w:rsidP="00A0105B">
            <w:pPr>
              <w:widowControl w:val="0"/>
              <w:autoSpaceDE w:val="0"/>
              <w:autoSpaceDN w:val="0"/>
              <w:spacing w:after="0" w:line="240" w:lineRule="auto"/>
              <w:jc w:val="center"/>
              <w:rPr>
                <w:rFonts w:ascii="Tahoma" w:hAnsi="Tahoma" w:cs="Tahoma"/>
                <w:sz w:val="24"/>
                <w:szCs w:val="24"/>
              </w:rPr>
            </w:pPr>
            <w:r>
              <w:rPr>
                <w:rFonts w:ascii="Tahoma" w:hAnsi="Tahoma" w:cs="Tahoma"/>
                <w:sz w:val="24"/>
                <w:szCs w:val="24"/>
              </w:rPr>
              <w:t>|___|</w:t>
            </w:r>
          </w:p>
          <w:p w14:paraId="5C4B9C82" w14:textId="77777777" w:rsidR="00A0105B" w:rsidRDefault="00A0105B" w:rsidP="00F324DF">
            <w:pPr>
              <w:widowControl w:val="0"/>
              <w:autoSpaceDE w:val="0"/>
              <w:autoSpaceDN w:val="0"/>
              <w:spacing w:after="0" w:line="240" w:lineRule="auto"/>
              <w:jc w:val="center"/>
              <w:rPr>
                <w:rFonts w:ascii="Tahoma" w:hAnsi="Tahoma" w:cs="Tahoma"/>
                <w:sz w:val="24"/>
                <w:szCs w:val="24"/>
              </w:rPr>
            </w:pPr>
          </w:p>
          <w:p w14:paraId="247489C2" w14:textId="5FBB485F" w:rsidR="00A0105B" w:rsidRPr="007F74CA" w:rsidRDefault="00A0105B" w:rsidP="00FA2DB7">
            <w:pPr>
              <w:widowControl w:val="0"/>
              <w:autoSpaceDE w:val="0"/>
              <w:autoSpaceDN w:val="0"/>
              <w:spacing w:after="0" w:line="240" w:lineRule="auto"/>
              <w:rPr>
                <w:rFonts w:ascii="Tahoma" w:hAnsi="Tahoma" w:cs="Tahoma"/>
                <w:sz w:val="24"/>
                <w:szCs w:val="24"/>
              </w:rPr>
            </w:pPr>
          </w:p>
        </w:tc>
        <w:tc>
          <w:tcPr>
            <w:tcW w:w="1354" w:type="dxa"/>
            <w:noWrap/>
            <w:vAlign w:val="bottom"/>
            <w:hideMark/>
          </w:tcPr>
          <w:p w14:paraId="25D5A840" w14:textId="77777777" w:rsidR="00A0105B" w:rsidRPr="007F74CA" w:rsidRDefault="00A0105B" w:rsidP="00A5753F">
            <w:pPr>
              <w:widowControl w:val="0"/>
              <w:autoSpaceDE w:val="0"/>
              <w:autoSpaceDN w:val="0"/>
              <w:rPr>
                <w:rFonts w:ascii="Tahoma" w:hAnsi="Tahoma" w:cs="Tahoma"/>
                <w:sz w:val="24"/>
                <w:szCs w:val="24"/>
              </w:rPr>
            </w:pPr>
            <w:r w:rsidRPr="007F74CA">
              <w:rPr>
                <w:rFonts w:ascii="Tahoma" w:hAnsi="Tahoma" w:cs="Tahoma"/>
                <w:sz w:val="24"/>
                <w:szCs w:val="24"/>
              </w:rPr>
              <w:t> </w:t>
            </w:r>
          </w:p>
        </w:tc>
      </w:tr>
      <w:tr w:rsidR="00FE5FCB" w:rsidRPr="008703DD" w14:paraId="2B9162C0" w14:textId="77777777" w:rsidTr="00DF7B12">
        <w:trPr>
          <w:trHeight w:val="767"/>
        </w:trPr>
        <w:tc>
          <w:tcPr>
            <w:tcW w:w="1250" w:type="dxa"/>
            <w:noWrap/>
            <w:vAlign w:val="center"/>
            <w:hideMark/>
          </w:tcPr>
          <w:p w14:paraId="0DB8B69D" w14:textId="6D697E12" w:rsidR="00FE5FCB" w:rsidRPr="007F74CA" w:rsidRDefault="00FE5FCB" w:rsidP="00A5753F">
            <w:pPr>
              <w:widowControl w:val="0"/>
              <w:autoSpaceDE w:val="0"/>
              <w:autoSpaceDN w:val="0"/>
              <w:rPr>
                <w:rFonts w:ascii="Tahoma" w:hAnsi="Tahoma" w:cs="Tahoma"/>
                <w:sz w:val="24"/>
                <w:szCs w:val="24"/>
              </w:rPr>
            </w:pPr>
            <w:r w:rsidRPr="007F74CA">
              <w:rPr>
                <w:rFonts w:ascii="Tahoma" w:hAnsi="Tahoma" w:cs="Tahoma"/>
                <w:sz w:val="24"/>
                <w:szCs w:val="24"/>
              </w:rPr>
              <w:t>1.0</w:t>
            </w:r>
            <w:r w:rsidR="00C34509">
              <w:rPr>
                <w:rFonts w:ascii="Tahoma" w:hAnsi="Tahoma" w:cs="Tahoma"/>
                <w:sz w:val="24"/>
                <w:szCs w:val="24"/>
              </w:rPr>
              <w:t>3</w:t>
            </w:r>
          </w:p>
        </w:tc>
        <w:tc>
          <w:tcPr>
            <w:tcW w:w="4590" w:type="dxa"/>
            <w:vAlign w:val="center"/>
            <w:hideMark/>
          </w:tcPr>
          <w:p w14:paraId="02425D89" w14:textId="03166677" w:rsidR="00FE5FCB" w:rsidRPr="007F74CA" w:rsidRDefault="00FE5FCB" w:rsidP="00A5753F">
            <w:pPr>
              <w:widowControl w:val="0"/>
              <w:autoSpaceDE w:val="0"/>
              <w:autoSpaceDN w:val="0"/>
              <w:rPr>
                <w:rFonts w:ascii="Tahoma" w:hAnsi="Tahoma" w:cs="Tahoma"/>
                <w:sz w:val="24"/>
                <w:szCs w:val="24"/>
                <w:lang w:val="fr-SN"/>
              </w:rPr>
            </w:pPr>
            <w:r w:rsidRPr="007F74CA">
              <w:rPr>
                <w:rFonts w:ascii="Tahoma" w:hAnsi="Tahoma" w:cs="Tahoma"/>
                <w:sz w:val="24"/>
                <w:szCs w:val="24"/>
                <w:lang w:val="fr-SN"/>
              </w:rPr>
              <w:t>Qu</w:t>
            </w:r>
            <w:r w:rsidR="000706C2">
              <w:rPr>
                <w:rFonts w:ascii="Tahoma" w:hAnsi="Tahoma" w:cs="Tahoma"/>
                <w:sz w:val="24"/>
                <w:szCs w:val="24"/>
                <w:lang w:val="fr-SN"/>
              </w:rPr>
              <w:t>el est l’âge du chef de ménage</w:t>
            </w:r>
            <w:r w:rsidRPr="007F74CA">
              <w:rPr>
                <w:rFonts w:ascii="Tahoma" w:hAnsi="Tahoma" w:cs="Tahoma"/>
                <w:sz w:val="24"/>
                <w:szCs w:val="24"/>
                <w:lang w:val="fr-SN"/>
              </w:rPr>
              <w:t xml:space="preserve"> à son dernier anniversaire</w:t>
            </w:r>
            <w:r w:rsidR="002B1BEC">
              <w:rPr>
                <w:rFonts w:ascii="Tahoma" w:hAnsi="Tahoma" w:cs="Tahoma"/>
                <w:sz w:val="24"/>
                <w:szCs w:val="24"/>
                <w:lang w:val="fr-SN"/>
              </w:rPr>
              <w:t xml:space="preserve"> </w:t>
            </w:r>
            <w:r w:rsidRPr="007F74CA">
              <w:rPr>
                <w:rFonts w:ascii="Tahoma" w:hAnsi="Tahoma" w:cs="Tahoma"/>
                <w:sz w:val="24"/>
                <w:szCs w:val="24"/>
                <w:lang w:val="fr-SN"/>
              </w:rPr>
              <w:t>?</w:t>
            </w:r>
          </w:p>
        </w:tc>
        <w:tc>
          <w:tcPr>
            <w:tcW w:w="4680" w:type="dxa"/>
            <w:noWrap/>
            <w:vAlign w:val="center"/>
            <w:hideMark/>
          </w:tcPr>
          <w:p w14:paraId="0C82B3EB" w14:textId="0D658254" w:rsidR="00FE5FCB" w:rsidRDefault="00FE5FCB" w:rsidP="00A5753F">
            <w:pPr>
              <w:widowControl w:val="0"/>
              <w:autoSpaceDE w:val="0"/>
              <w:autoSpaceDN w:val="0"/>
              <w:rPr>
                <w:rFonts w:ascii="Tahoma" w:hAnsi="Tahoma" w:cs="Tahoma"/>
                <w:sz w:val="24"/>
                <w:szCs w:val="24"/>
                <w:lang w:val="fr-SN"/>
              </w:rPr>
            </w:pPr>
            <w:r w:rsidRPr="007F74CA">
              <w:rPr>
                <w:rFonts w:ascii="Tahoma" w:hAnsi="Tahoma" w:cs="Tahoma"/>
                <w:sz w:val="24"/>
                <w:szCs w:val="24"/>
                <w:lang w:val="fr-SN"/>
              </w:rPr>
              <w:t> </w:t>
            </w:r>
            <w:r w:rsidR="00A0105B">
              <w:rPr>
                <w:rFonts w:ascii="Tahoma" w:hAnsi="Tahoma" w:cs="Tahoma"/>
                <w:sz w:val="24"/>
                <w:szCs w:val="24"/>
                <w:lang w:val="fr-SN"/>
              </w:rPr>
              <w:t>|_____|</w:t>
            </w:r>
          </w:p>
          <w:p w14:paraId="470B0299" w14:textId="54C4A782" w:rsidR="00A0105B" w:rsidRPr="007F74CA" w:rsidRDefault="00A0105B" w:rsidP="00A5753F">
            <w:pPr>
              <w:widowControl w:val="0"/>
              <w:autoSpaceDE w:val="0"/>
              <w:autoSpaceDN w:val="0"/>
              <w:rPr>
                <w:rFonts w:ascii="Tahoma" w:hAnsi="Tahoma" w:cs="Tahoma"/>
                <w:sz w:val="24"/>
                <w:szCs w:val="24"/>
                <w:lang w:val="fr-SN"/>
              </w:rPr>
            </w:pPr>
          </w:p>
        </w:tc>
        <w:tc>
          <w:tcPr>
            <w:tcW w:w="1354" w:type="dxa"/>
            <w:noWrap/>
            <w:vAlign w:val="bottom"/>
            <w:hideMark/>
          </w:tcPr>
          <w:p w14:paraId="0C6F7969" w14:textId="2C72D648" w:rsidR="00FE5FCB" w:rsidRPr="007F74CA" w:rsidRDefault="00FE5FCB" w:rsidP="00835FAE">
            <w:pPr>
              <w:widowControl w:val="0"/>
              <w:autoSpaceDE w:val="0"/>
              <w:autoSpaceDN w:val="0"/>
              <w:rPr>
                <w:rFonts w:ascii="Tahoma" w:hAnsi="Tahoma" w:cs="Tahoma"/>
                <w:sz w:val="24"/>
                <w:szCs w:val="24"/>
                <w:lang w:val="fr-SN"/>
              </w:rPr>
            </w:pPr>
            <w:r w:rsidRPr="007F74CA">
              <w:rPr>
                <w:rFonts w:ascii="Tahoma" w:hAnsi="Tahoma" w:cs="Tahoma"/>
                <w:sz w:val="24"/>
                <w:szCs w:val="24"/>
                <w:lang w:val="fr-SN"/>
              </w:rPr>
              <w:t> </w:t>
            </w:r>
          </w:p>
        </w:tc>
      </w:tr>
      <w:tr w:rsidR="00A0105B" w:rsidRPr="007F74CA" w14:paraId="29F0578B" w14:textId="77777777" w:rsidTr="00DF7B12">
        <w:trPr>
          <w:trHeight w:val="2560"/>
        </w:trPr>
        <w:tc>
          <w:tcPr>
            <w:tcW w:w="1250" w:type="dxa"/>
            <w:noWrap/>
            <w:vAlign w:val="center"/>
            <w:hideMark/>
          </w:tcPr>
          <w:p w14:paraId="03861CAC" w14:textId="4C935389" w:rsidR="00A0105B" w:rsidRPr="007F74CA" w:rsidRDefault="00A0105B" w:rsidP="00A5753F">
            <w:pPr>
              <w:widowControl w:val="0"/>
              <w:autoSpaceDE w:val="0"/>
              <w:autoSpaceDN w:val="0"/>
              <w:rPr>
                <w:rFonts w:ascii="Tahoma" w:hAnsi="Tahoma" w:cs="Tahoma"/>
                <w:sz w:val="24"/>
                <w:szCs w:val="24"/>
              </w:rPr>
            </w:pPr>
            <w:r w:rsidRPr="007F74CA">
              <w:rPr>
                <w:rFonts w:ascii="Tahoma" w:hAnsi="Tahoma" w:cs="Tahoma"/>
                <w:sz w:val="24"/>
                <w:szCs w:val="24"/>
              </w:rPr>
              <w:t>1.0</w:t>
            </w:r>
            <w:r w:rsidR="00C34509">
              <w:rPr>
                <w:rFonts w:ascii="Tahoma" w:hAnsi="Tahoma" w:cs="Tahoma"/>
                <w:sz w:val="24"/>
                <w:szCs w:val="24"/>
              </w:rPr>
              <w:t>4</w:t>
            </w:r>
          </w:p>
        </w:tc>
        <w:tc>
          <w:tcPr>
            <w:tcW w:w="4590" w:type="dxa"/>
            <w:vAlign w:val="center"/>
            <w:hideMark/>
          </w:tcPr>
          <w:p w14:paraId="4B069972" w14:textId="3641E673" w:rsidR="00A0105B" w:rsidRPr="007F74CA" w:rsidRDefault="000706C2" w:rsidP="00835FAE">
            <w:pPr>
              <w:widowControl w:val="0"/>
              <w:autoSpaceDE w:val="0"/>
              <w:autoSpaceDN w:val="0"/>
              <w:rPr>
                <w:rFonts w:ascii="Tahoma" w:hAnsi="Tahoma" w:cs="Tahoma"/>
                <w:sz w:val="24"/>
                <w:szCs w:val="24"/>
                <w:lang w:val="fr-SN"/>
              </w:rPr>
            </w:pPr>
            <w:r>
              <w:rPr>
                <w:rFonts w:ascii="Tahoma" w:hAnsi="Tahoma" w:cs="Tahoma"/>
                <w:sz w:val="24"/>
                <w:szCs w:val="24"/>
                <w:lang w:val="fr-SN"/>
              </w:rPr>
              <w:t>Q</w:t>
            </w:r>
            <w:r w:rsidR="00A0105B" w:rsidRPr="007F74CA">
              <w:rPr>
                <w:rFonts w:ascii="Tahoma" w:hAnsi="Tahoma" w:cs="Tahoma"/>
                <w:sz w:val="24"/>
                <w:szCs w:val="24"/>
                <w:lang w:val="fr-SN"/>
              </w:rPr>
              <w:t>uelle est la situation matrimoniale d</w:t>
            </w:r>
            <w:r>
              <w:rPr>
                <w:rFonts w:ascii="Tahoma" w:hAnsi="Tahoma" w:cs="Tahoma"/>
                <w:sz w:val="24"/>
                <w:szCs w:val="24"/>
                <w:lang w:val="fr-SN"/>
              </w:rPr>
              <w:t>u chef de ménage</w:t>
            </w:r>
            <w:r w:rsidR="00A0105B">
              <w:rPr>
                <w:rFonts w:ascii="Tahoma" w:hAnsi="Tahoma" w:cs="Tahoma"/>
                <w:sz w:val="24"/>
                <w:szCs w:val="24"/>
                <w:lang w:val="fr-SN"/>
              </w:rPr>
              <w:t xml:space="preserve"> </w:t>
            </w:r>
            <w:r w:rsidR="00A0105B" w:rsidRPr="007F74CA">
              <w:rPr>
                <w:rFonts w:ascii="Tahoma" w:hAnsi="Tahoma" w:cs="Tahoma"/>
                <w:sz w:val="24"/>
                <w:szCs w:val="24"/>
                <w:lang w:val="fr-SN"/>
              </w:rPr>
              <w:t>?</w:t>
            </w:r>
          </w:p>
        </w:tc>
        <w:tc>
          <w:tcPr>
            <w:tcW w:w="4680" w:type="dxa"/>
            <w:vAlign w:val="center"/>
            <w:hideMark/>
          </w:tcPr>
          <w:p w14:paraId="24784576" w14:textId="77777777" w:rsidR="00A0105B" w:rsidRPr="00F324DF" w:rsidRDefault="00A0105B" w:rsidP="00FA2DB7">
            <w:pPr>
              <w:widowControl w:val="0"/>
              <w:autoSpaceDE w:val="0"/>
              <w:autoSpaceDN w:val="0"/>
              <w:spacing w:after="0" w:line="240" w:lineRule="auto"/>
              <w:rPr>
                <w:rFonts w:ascii="Tahoma" w:hAnsi="Tahoma" w:cs="Tahoma"/>
                <w:sz w:val="24"/>
                <w:szCs w:val="24"/>
                <w:lang w:val="fr-FR"/>
              </w:rPr>
            </w:pPr>
            <w:r w:rsidRPr="00F324DF">
              <w:rPr>
                <w:rFonts w:ascii="Tahoma" w:hAnsi="Tahoma" w:cs="Tahoma"/>
                <w:sz w:val="24"/>
                <w:szCs w:val="24"/>
                <w:lang w:val="fr-FR"/>
              </w:rPr>
              <w:t>1 Célibataire</w:t>
            </w:r>
          </w:p>
          <w:p w14:paraId="350D778A" w14:textId="77777777" w:rsidR="00A0105B" w:rsidRPr="00F324DF" w:rsidRDefault="00A0105B" w:rsidP="00FA2DB7">
            <w:pPr>
              <w:widowControl w:val="0"/>
              <w:autoSpaceDE w:val="0"/>
              <w:autoSpaceDN w:val="0"/>
              <w:spacing w:after="0" w:line="240" w:lineRule="auto"/>
              <w:rPr>
                <w:rFonts w:ascii="Tahoma" w:hAnsi="Tahoma" w:cs="Tahoma"/>
                <w:sz w:val="24"/>
                <w:szCs w:val="24"/>
                <w:lang w:val="fr-SN"/>
              </w:rPr>
            </w:pPr>
            <w:r w:rsidRPr="00F324DF">
              <w:rPr>
                <w:rFonts w:ascii="Tahoma" w:hAnsi="Tahoma" w:cs="Tahoma"/>
                <w:sz w:val="24"/>
                <w:szCs w:val="24"/>
                <w:lang w:val="fr-SN"/>
              </w:rPr>
              <w:t>2 Marié(e) monogame</w:t>
            </w:r>
          </w:p>
          <w:p w14:paraId="60AFC166" w14:textId="77777777" w:rsidR="00A0105B" w:rsidRPr="00F324DF" w:rsidRDefault="00A0105B" w:rsidP="00FA2DB7">
            <w:pPr>
              <w:widowControl w:val="0"/>
              <w:autoSpaceDE w:val="0"/>
              <w:autoSpaceDN w:val="0"/>
              <w:spacing w:after="0" w:line="240" w:lineRule="auto"/>
              <w:rPr>
                <w:rFonts w:ascii="Tahoma" w:hAnsi="Tahoma" w:cs="Tahoma"/>
                <w:sz w:val="24"/>
                <w:szCs w:val="24"/>
                <w:lang w:val="fr-SN"/>
              </w:rPr>
            </w:pPr>
            <w:r w:rsidRPr="00F324DF">
              <w:rPr>
                <w:rFonts w:ascii="Tahoma" w:hAnsi="Tahoma" w:cs="Tahoma"/>
                <w:sz w:val="24"/>
                <w:szCs w:val="24"/>
                <w:lang w:val="fr-SN"/>
              </w:rPr>
              <w:t>3 Marié(e) polygame</w:t>
            </w:r>
          </w:p>
          <w:p w14:paraId="519B3ED8" w14:textId="77777777" w:rsidR="00A0105B" w:rsidRPr="00F324DF" w:rsidRDefault="00A0105B" w:rsidP="00FA2DB7">
            <w:pPr>
              <w:widowControl w:val="0"/>
              <w:autoSpaceDE w:val="0"/>
              <w:autoSpaceDN w:val="0"/>
              <w:spacing w:after="0" w:line="240" w:lineRule="auto"/>
              <w:rPr>
                <w:rFonts w:ascii="Tahoma" w:hAnsi="Tahoma" w:cs="Tahoma"/>
                <w:sz w:val="24"/>
                <w:szCs w:val="24"/>
                <w:lang w:val="fr-SN"/>
              </w:rPr>
            </w:pPr>
            <w:r w:rsidRPr="00F324DF">
              <w:rPr>
                <w:rFonts w:ascii="Tahoma" w:hAnsi="Tahoma" w:cs="Tahoma"/>
                <w:sz w:val="24"/>
                <w:szCs w:val="24"/>
                <w:lang w:val="fr-SN"/>
              </w:rPr>
              <w:t>4 Union libre</w:t>
            </w:r>
          </w:p>
          <w:p w14:paraId="4BC6C7AC" w14:textId="77777777" w:rsidR="00A0105B" w:rsidRPr="00F324DF" w:rsidRDefault="00A0105B" w:rsidP="00FA2DB7">
            <w:pPr>
              <w:widowControl w:val="0"/>
              <w:autoSpaceDE w:val="0"/>
              <w:autoSpaceDN w:val="0"/>
              <w:spacing w:after="0" w:line="240" w:lineRule="auto"/>
              <w:rPr>
                <w:rFonts w:ascii="Tahoma" w:hAnsi="Tahoma" w:cs="Tahoma"/>
                <w:sz w:val="24"/>
                <w:szCs w:val="24"/>
                <w:lang w:val="fr-SN"/>
              </w:rPr>
            </w:pPr>
            <w:r w:rsidRPr="00F324DF">
              <w:rPr>
                <w:rFonts w:ascii="Tahoma" w:hAnsi="Tahoma" w:cs="Tahoma"/>
                <w:sz w:val="24"/>
                <w:szCs w:val="24"/>
                <w:lang w:val="fr-SN"/>
              </w:rPr>
              <w:t>5 Veuf(ve)</w:t>
            </w:r>
          </w:p>
          <w:p w14:paraId="23E6FE35" w14:textId="77777777" w:rsidR="00A0105B" w:rsidRPr="00F324DF" w:rsidRDefault="00A0105B" w:rsidP="00FA2DB7">
            <w:pPr>
              <w:widowControl w:val="0"/>
              <w:autoSpaceDE w:val="0"/>
              <w:autoSpaceDN w:val="0"/>
              <w:spacing w:after="0" w:line="240" w:lineRule="auto"/>
              <w:rPr>
                <w:rFonts w:ascii="Tahoma" w:hAnsi="Tahoma" w:cs="Tahoma"/>
                <w:sz w:val="24"/>
                <w:szCs w:val="24"/>
                <w:lang w:val="fr-SN"/>
              </w:rPr>
            </w:pPr>
            <w:r w:rsidRPr="00F324DF">
              <w:rPr>
                <w:rFonts w:ascii="Tahoma" w:hAnsi="Tahoma" w:cs="Tahoma"/>
                <w:sz w:val="24"/>
                <w:szCs w:val="24"/>
                <w:lang w:val="fr-SN"/>
              </w:rPr>
              <w:t>6 Divorcé</w:t>
            </w:r>
          </w:p>
          <w:p w14:paraId="14F00436" w14:textId="77777777" w:rsidR="00A0105B" w:rsidRPr="00F324DF" w:rsidRDefault="00A0105B" w:rsidP="00FA2DB7">
            <w:pPr>
              <w:widowControl w:val="0"/>
              <w:autoSpaceDE w:val="0"/>
              <w:autoSpaceDN w:val="0"/>
              <w:spacing w:after="0" w:line="240" w:lineRule="auto"/>
              <w:rPr>
                <w:rFonts w:ascii="Tahoma" w:hAnsi="Tahoma" w:cs="Tahoma"/>
                <w:sz w:val="24"/>
                <w:szCs w:val="24"/>
                <w:lang w:val="fr-SN"/>
              </w:rPr>
            </w:pPr>
            <w:r w:rsidRPr="00F324DF">
              <w:rPr>
                <w:rFonts w:ascii="Tahoma" w:hAnsi="Tahoma" w:cs="Tahoma"/>
                <w:sz w:val="24"/>
                <w:szCs w:val="24"/>
                <w:lang w:val="fr-SN"/>
              </w:rPr>
              <w:t xml:space="preserve">7 Séparé(e) </w:t>
            </w:r>
          </w:p>
          <w:p w14:paraId="6FA02C8E" w14:textId="77777777" w:rsidR="00A0105B" w:rsidRPr="00F324DF" w:rsidRDefault="00A0105B" w:rsidP="00FA2DB7">
            <w:pPr>
              <w:widowControl w:val="0"/>
              <w:autoSpaceDE w:val="0"/>
              <w:autoSpaceDN w:val="0"/>
              <w:spacing w:after="0" w:line="240" w:lineRule="auto"/>
              <w:rPr>
                <w:rFonts w:ascii="Tahoma" w:hAnsi="Tahoma" w:cs="Tahoma"/>
                <w:sz w:val="24"/>
                <w:szCs w:val="24"/>
                <w:lang w:val="fr-SN"/>
              </w:rPr>
            </w:pPr>
          </w:p>
          <w:p w14:paraId="56889DF0" w14:textId="77777777" w:rsidR="00A0105B" w:rsidRDefault="00A0105B" w:rsidP="00F324DF">
            <w:pPr>
              <w:widowControl w:val="0"/>
              <w:autoSpaceDE w:val="0"/>
              <w:autoSpaceDN w:val="0"/>
              <w:spacing w:after="0" w:line="240" w:lineRule="auto"/>
              <w:jc w:val="center"/>
              <w:rPr>
                <w:rFonts w:ascii="Tahoma" w:hAnsi="Tahoma" w:cs="Tahoma"/>
                <w:sz w:val="24"/>
                <w:szCs w:val="24"/>
              </w:rPr>
            </w:pPr>
            <w:r>
              <w:rPr>
                <w:rFonts w:ascii="Tahoma" w:hAnsi="Tahoma" w:cs="Tahoma"/>
                <w:sz w:val="24"/>
                <w:szCs w:val="24"/>
              </w:rPr>
              <w:t>|___|</w:t>
            </w:r>
          </w:p>
          <w:p w14:paraId="573995A3" w14:textId="22D1D01A" w:rsidR="00A0105B" w:rsidRPr="007F74CA" w:rsidRDefault="00A0105B" w:rsidP="00FA2DB7">
            <w:pPr>
              <w:widowControl w:val="0"/>
              <w:autoSpaceDE w:val="0"/>
              <w:autoSpaceDN w:val="0"/>
              <w:spacing w:after="0" w:line="240" w:lineRule="auto"/>
              <w:rPr>
                <w:rFonts w:ascii="Tahoma" w:hAnsi="Tahoma" w:cs="Tahoma"/>
                <w:sz w:val="24"/>
                <w:szCs w:val="24"/>
              </w:rPr>
            </w:pPr>
          </w:p>
        </w:tc>
        <w:tc>
          <w:tcPr>
            <w:tcW w:w="1354" w:type="dxa"/>
            <w:noWrap/>
            <w:vAlign w:val="bottom"/>
            <w:hideMark/>
          </w:tcPr>
          <w:p w14:paraId="572E6548" w14:textId="77777777" w:rsidR="00A0105B" w:rsidRPr="007F74CA" w:rsidRDefault="00A0105B" w:rsidP="00A5753F">
            <w:pPr>
              <w:widowControl w:val="0"/>
              <w:autoSpaceDE w:val="0"/>
              <w:autoSpaceDN w:val="0"/>
              <w:rPr>
                <w:rFonts w:ascii="Tahoma" w:hAnsi="Tahoma" w:cs="Tahoma"/>
                <w:sz w:val="24"/>
                <w:szCs w:val="24"/>
              </w:rPr>
            </w:pPr>
            <w:r w:rsidRPr="007F74CA">
              <w:rPr>
                <w:rFonts w:ascii="Tahoma" w:hAnsi="Tahoma" w:cs="Tahoma"/>
                <w:sz w:val="24"/>
                <w:szCs w:val="24"/>
              </w:rPr>
              <w:t> </w:t>
            </w:r>
          </w:p>
        </w:tc>
      </w:tr>
      <w:tr w:rsidR="00A0105B" w:rsidRPr="007F74CA" w14:paraId="3E8AB197" w14:textId="77777777" w:rsidTr="00DF7B12">
        <w:trPr>
          <w:trHeight w:val="2190"/>
        </w:trPr>
        <w:tc>
          <w:tcPr>
            <w:tcW w:w="1250" w:type="dxa"/>
            <w:noWrap/>
            <w:vAlign w:val="center"/>
            <w:hideMark/>
          </w:tcPr>
          <w:p w14:paraId="69966B7D" w14:textId="19328AAB" w:rsidR="00A0105B" w:rsidRPr="007F74CA" w:rsidRDefault="00A0105B" w:rsidP="00A5753F">
            <w:pPr>
              <w:widowControl w:val="0"/>
              <w:autoSpaceDE w:val="0"/>
              <w:autoSpaceDN w:val="0"/>
              <w:rPr>
                <w:rFonts w:ascii="Tahoma" w:hAnsi="Tahoma" w:cs="Tahoma"/>
                <w:sz w:val="24"/>
                <w:szCs w:val="24"/>
              </w:rPr>
            </w:pPr>
            <w:r w:rsidRPr="007F74CA">
              <w:rPr>
                <w:rFonts w:ascii="Tahoma" w:hAnsi="Tahoma" w:cs="Tahoma"/>
                <w:sz w:val="24"/>
                <w:szCs w:val="24"/>
              </w:rPr>
              <w:t>1.0</w:t>
            </w:r>
            <w:r w:rsidR="00C34509">
              <w:rPr>
                <w:rFonts w:ascii="Tahoma" w:hAnsi="Tahoma" w:cs="Tahoma"/>
                <w:sz w:val="24"/>
                <w:szCs w:val="24"/>
              </w:rPr>
              <w:t>5</w:t>
            </w:r>
          </w:p>
        </w:tc>
        <w:tc>
          <w:tcPr>
            <w:tcW w:w="4590" w:type="dxa"/>
            <w:vAlign w:val="center"/>
            <w:hideMark/>
          </w:tcPr>
          <w:p w14:paraId="4AA6863B" w14:textId="38ACEC57" w:rsidR="00A0105B" w:rsidRPr="007F74CA" w:rsidRDefault="00A0105B" w:rsidP="00A5753F">
            <w:pPr>
              <w:widowControl w:val="0"/>
              <w:autoSpaceDE w:val="0"/>
              <w:autoSpaceDN w:val="0"/>
              <w:rPr>
                <w:rFonts w:ascii="Tahoma" w:hAnsi="Tahoma" w:cs="Tahoma"/>
                <w:sz w:val="24"/>
                <w:szCs w:val="24"/>
                <w:lang w:val="fr-SN"/>
              </w:rPr>
            </w:pPr>
            <w:r w:rsidRPr="007F74CA">
              <w:rPr>
                <w:rFonts w:ascii="Tahoma" w:hAnsi="Tahoma" w:cs="Tahoma"/>
                <w:sz w:val="24"/>
                <w:szCs w:val="24"/>
                <w:lang w:val="fr-SN"/>
              </w:rPr>
              <w:t xml:space="preserve">Quel est le niveau d'instruction le plus élevé atteint par </w:t>
            </w:r>
            <w:r w:rsidR="000706C2">
              <w:rPr>
                <w:rFonts w:ascii="Tahoma" w:hAnsi="Tahoma" w:cs="Tahoma"/>
                <w:sz w:val="24"/>
                <w:szCs w:val="24"/>
                <w:lang w:val="fr-SN"/>
              </w:rPr>
              <w:t xml:space="preserve">chef de ménage </w:t>
            </w:r>
            <w:r w:rsidRPr="007F74CA">
              <w:rPr>
                <w:rFonts w:ascii="Tahoma" w:hAnsi="Tahoma" w:cs="Tahoma"/>
                <w:sz w:val="24"/>
                <w:szCs w:val="24"/>
                <w:lang w:val="fr-SN"/>
              </w:rPr>
              <w:t>?</w:t>
            </w:r>
          </w:p>
        </w:tc>
        <w:tc>
          <w:tcPr>
            <w:tcW w:w="4680" w:type="dxa"/>
            <w:vAlign w:val="center"/>
            <w:hideMark/>
          </w:tcPr>
          <w:p w14:paraId="0FB9FACA" w14:textId="77777777" w:rsidR="00A0105B" w:rsidRPr="00F324DF" w:rsidRDefault="00A0105B" w:rsidP="00FA2DB7">
            <w:pPr>
              <w:widowControl w:val="0"/>
              <w:autoSpaceDE w:val="0"/>
              <w:autoSpaceDN w:val="0"/>
              <w:spacing w:after="0" w:line="240" w:lineRule="auto"/>
              <w:rPr>
                <w:rFonts w:ascii="Tahoma" w:hAnsi="Tahoma" w:cs="Tahoma"/>
                <w:sz w:val="24"/>
                <w:szCs w:val="24"/>
                <w:lang w:val="fr-FR"/>
              </w:rPr>
            </w:pPr>
            <w:r w:rsidRPr="00F324DF">
              <w:rPr>
                <w:rFonts w:ascii="Tahoma" w:hAnsi="Tahoma" w:cs="Tahoma"/>
                <w:sz w:val="24"/>
                <w:szCs w:val="24"/>
                <w:lang w:val="fr-FR"/>
              </w:rPr>
              <w:t xml:space="preserve">1 </w:t>
            </w:r>
            <w:r w:rsidRPr="00F324DF">
              <w:rPr>
                <w:rFonts w:ascii="Tahoma" w:hAnsi="Tahoma" w:cs="Tahoma"/>
                <w:color w:val="000000" w:themeColor="text1"/>
                <w:sz w:val="24"/>
                <w:szCs w:val="24"/>
                <w:lang w:val="fr-FR"/>
              </w:rPr>
              <w:t>Aucun</w:t>
            </w:r>
          </w:p>
          <w:p w14:paraId="6CD6CFA7" w14:textId="77777777" w:rsidR="00A0105B" w:rsidRPr="00F324DF" w:rsidRDefault="00A0105B" w:rsidP="00FA2DB7">
            <w:pPr>
              <w:widowControl w:val="0"/>
              <w:autoSpaceDE w:val="0"/>
              <w:autoSpaceDN w:val="0"/>
              <w:spacing w:after="0" w:line="240" w:lineRule="auto"/>
              <w:rPr>
                <w:rFonts w:ascii="Tahoma" w:hAnsi="Tahoma" w:cs="Tahoma"/>
                <w:sz w:val="24"/>
                <w:szCs w:val="24"/>
                <w:lang w:val="fr-SN"/>
              </w:rPr>
            </w:pPr>
            <w:r w:rsidRPr="00F324DF">
              <w:rPr>
                <w:rFonts w:ascii="Tahoma" w:hAnsi="Tahoma" w:cs="Tahoma"/>
                <w:sz w:val="24"/>
                <w:szCs w:val="24"/>
                <w:lang w:val="fr-SN"/>
              </w:rPr>
              <w:t>2 Primaire</w:t>
            </w:r>
          </w:p>
          <w:p w14:paraId="07E92352" w14:textId="77777777" w:rsidR="00A0105B" w:rsidRPr="00F324DF" w:rsidRDefault="00A0105B" w:rsidP="00FA2DB7">
            <w:pPr>
              <w:widowControl w:val="0"/>
              <w:autoSpaceDE w:val="0"/>
              <w:autoSpaceDN w:val="0"/>
              <w:spacing w:after="0" w:line="240" w:lineRule="auto"/>
              <w:rPr>
                <w:rFonts w:ascii="Tahoma" w:hAnsi="Tahoma" w:cs="Tahoma"/>
                <w:sz w:val="24"/>
                <w:szCs w:val="24"/>
                <w:lang w:val="fr-SN"/>
              </w:rPr>
            </w:pPr>
            <w:r w:rsidRPr="00F324DF">
              <w:rPr>
                <w:rFonts w:ascii="Tahoma" w:hAnsi="Tahoma" w:cs="Tahoma"/>
                <w:sz w:val="24"/>
                <w:szCs w:val="24"/>
                <w:lang w:val="fr-SN"/>
              </w:rPr>
              <w:t>3 Secondaire 1er cycle</w:t>
            </w:r>
          </w:p>
          <w:p w14:paraId="15FCB8C3" w14:textId="77777777" w:rsidR="00A0105B" w:rsidRPr="00F324DF" w:rsidRDefault="00A0105B" w:rsidP="00FA2DB7">
            <w:pPr>
              <w:widowControl w:val="0"/>
              <w:autoSpaceDE w:val="0"/>
              <w:autoSpaceDN w:val="0"/>
              <w:spacing w:after="0" w:line="240" w:lineRule="auto"/>
              <w:rPr>
                <w:rFonts w:ascii="Tahoma" w:hAnsi="Tahoma" w:cs="Tahoma"/>
                <w:sz w:val="24"/>
                <w:szCs w:val="24"/>
                <w:lang w:val="fr-SN"/>
              </w:rPr>
            </w:pPr>
            <w:r w:rsidRPr="00F324DF">
              <w:rPr>
                <w:rFonts w:ascii="Tahoma" w:hAnsi="Tahoma" w:cs="Tahoma"/>
                <w:sz w:val="24"/>
                <w:szCs w:val="24"/>
                <w:lang w:val="fr-SN"/>
              </w:rPr>
              <w:t>4 Secondaire 2nd cycle</w:t>
            </w:r>
          </w:p>
          <w:p w14:paraId="1B48DE9E" w14:textId="77777777" w:rsidR="00A0105B" w:rsidRPr="007F74CA" w:rsidRDefault="00A0105B" w:rsidP="00FA2DB7">
            <w:pPr>
              <w:widowControl w:val="0"/>
              <w:autoSpaceDE w:val="0"/>
              <w:autoSpaceDN w:val="0"/>
              <w:spacing w:after="0" w:line="240" w:lineRule="auto"/>
              <w:rPr>
                <w:rFonts w:ascii="Tahoma" w:hAnsi="Tahoma" w:cs="Tahoma"/>
                <w:sz w:val="24"/>
                <w:szCs w:val="24"/>
              </w:rPr>
            </w:pPr>
            <w:r w:rsidRPr="007F74CA">
              <w:rPr>
                <w:rFonts w:ascii="Tahoma" w:hAnsi="Tahoma" w:cs="Tahoma"/>
                <w:sz w:val="24"/>
                <w:szCs w:val="24"/>
              </w:rPr>
              <w:t>5 Supérieur</w:t>
            </w:r>
          </w:p>
          <w:p w14:paraId="2B003A63" w14:textId="77777777" w:rsidR="00A0105B" w:rsidRDefault="00A0105B" w:rsidP="00FA2DB7">
            <w:pPr>
              <w:widowControl w:val="0"/>
              <w:autoSpaceDE w:val="0"/>
              <w:autoSpaceDN w:val="0"/>
              <w:spacing w:after="0" w:line="240" w:lineRule="auto"/>
              <w:rPr>
                <w:rFonts w:ascii="Tahoma" w:hAnsi="Tahoma" w:cs="Tahoma"/>
                <w:sz w:val="24"/>
                <w:szCs w:val="24"/>
              </w:rPr>
            </w:pPr>
            <w:r w:rsidRPr="007F74CA">
              <w:rPr>
                <w:rFonts w:ascii="Tahoma" w:hAnsi="Tahoma" w:cs="Tahoma"/>
                <w:sz w:val="24"/>
                <w:szCs w:val="24"/>
              </w:rPr>
              <w:t>6 NSP</w:t>
            </w:r>
          </w:p>
          <w:p w14:paraId="781CD944" w14:textId="77777777" w:rsidR="00A0105B" w:rsidRDefault="00A0105B" w:rsidP="00FA2DB7">
            <w:pPr>
              <w:widowControl w:val="0"/>
              <w:autoSpaceDE w:val="0"/>
              <w:autoSpaceDN w:val="0"/>
              <w:spacing w:after="0" w:line="240" w:lineRule="auto"/>
              <w:rPr>
                <w:rFonts w:ascii="Tahoma" w:hAnsi="Tahoma" w:cs="Tahoma"/>
                <w:sz w:val="24"/>
                <w:szCs w:val="24"/>
              </w:rPr>
            </w:pPr>
          </w:p>
          <w:p w14:paraId="6784A4D0" w14:textId="77777777" w:rsidR="00A0105B" w:rsidRDefault="00A0105B" w:rsidP="00A0105B">
            <w:pPr>
              <w:widowControl w:val="0"/>
              <w:autoSpaceDE w:val="0"/>
              <w:autoSpaceDN w:val="0"/>
              <w:spacing w:after="0" w:line="240" w:lineRule="auto"/>
              <w:jc w:val="center"/>
              <w:rPr>
                <w:rFonts w:ascii="Tahoma" w:hAnsi="Tahoma" w:cs="Tahoma"/>
                <w:sz w:val="24"/>
                <w:szCs w:val="24"/>
              </w:rPr>
            </w:pPr>
            <w:r>
              <w:rPr>
                <w:rFonts w:ascii="Tahoma" w:hAnsi="Tahoma" w:cs="Tahoma"/>
                <w:sz w:val="24"/>
                <w:szCs w:val="24"/>
              </w:rPr>
              <w:t>|___|</w:t>
            </w:r>
          </w:p>
          <w:p w14:paraId="71786DE2" w14:textId="55911BB4" w:rsidR="00A0105B" w:rsidRPr="007F74CA" w:rsidRDefault="00A0105B" w:rsidP="00FA2DB7">
            <w:pPr>
              <w:widowControl w:val="0"/>
              <w:autoSpaceDE w:val="0"/>
              <w:autoSpaceDN w:val="0"/>
              <w:spacing w:after="0" w:line="240" w:lineRule="auto"/>
              <w:rPr>
                <w:rFonts w:ascii="Tahoma" w:hAnsi="Tahoma" w:cs="Tahoma"/>
                <w:sz w:val="24"/>
                <w:szCs w:val="24"/>
              </w:rPr>
            </w:pPr>
          </w:p>
        </w:tc>
        <w:tc>
          <w:tcPr>
            <w:tcW w:w="1354" w:type="dxa"/>
            <w:vAlign w:val="center"/>
            <w:hideMark/>
          </w:tcPr>
          <w:p w14:paraId="341C58E2" w14:textId="77777777" w:rsidR="00A0105B" w:rsidRPr="007F74CA" w:rsidRDefault="00A0105B" w:rsidP="00A5753F">
            <w:pPr>
              <w:widowControl w:val="0"/>
              <w:autoSpaceDE w:val="0"/>
              <w:autoSpaceDN w:val="0"/>
              <w:rPr>
                <w:rFonts w:ascii="Tahoma" w:hAnsi="Tahoma" w:cs="Tahoma"/>
                <w:sz w:val="24"/>
                <w:szCs w:val="24"/>
              </w:rPr>
            </w:pPr>
            <w:r w:rsidRPr="007F74CA">
              <w:rPr>
                <w:rFonts w:ascii="Tahoma" w:hAnsi="Tahoma" w:cs="Tahoma"/>
                <w:sz w:val="24"/>
                <w:szCs w:val="24"/>
              </w:rPr>
              <w:t> </w:t>
            </w:r>
          </w:p>
        </w:tc>
      </w:tr>
      <w:tr w:rsidR="006335E6" w:rsidRPr="00FF6CED" w14:paraId="0A26BC7B" w14:textId="77777777" w:rsidTr="00DF7B12">
        <w:trPr>
          <w:trHeight w:val="963"/>
        </w:trPr>
        <w:tc>
          <w:tcPr>
            <w:tcW w:w="1250" w:type="dxa"/>
            <w:noWrap/>
            <w:vAlign w:val="center"/>
          </w:tcPr>
          <w:p w14:paraId="3BB62E96" w14:textId="06084ED1" w:rsidR="006335E6" w:rsidRPr="007F74CA" w:rsidRDefault="006335E6" w:rsidP="00A5753F">
            <w:pPr>
              <w:widowControl w:val="0"/>
              <w:autoSpaceDE w:val="0"/>
              <w:autoSpaceDN w:val="0"/>
              <w:rPr>
                <w:rFonts w:ascii="Tahoma" w:hAnsi="Tahoma" w:cs="Tahoma"/>
                <w:sz w:val="24"/>
                <w:szCs w:val="24"/>
              </w:rPr>
            </w:pPr>
            <w:r>
              <w:rPr>
                <w:rFonts w:ascii="Tahoma" w:hAnsi="Tahoma" w:cs="Tahoma"/>
                <w:sz w:val="24"/>
                <w:szCs w:val="24"/>
              </w:rPr>
              <w:t>1.</w:t>
            </w:r>
            <w:r w:rsidR="00C34509">
              <w:rPr>
                <w:rFonts w:ascii="Tahoma" w:hAnsi="Tahoma" w:cs="Tahoma"/>
                <w:sz w:val="24"/>
                <w:szCs w:val="24"/>
              </w:rPr>
              <w:t>06</w:t>
            </w:r>
          </w:p>
        </w:tc>
        <w:tc>
          <w:tcPr>
            <w:tcW w:w="4590" w:type="dxa"/>
            <w:vAlign w:val="center"/>
          </w:tcPr>
          <w:p w14:paraId="1CB93CE2" w14:textId="07C46E70" w:rsidR="006335E6" w:rsidRDefault="0006637C" w:rsidP="00A5753F">
            <w:pPr>
              <w:widowControl w:val="0"/>
              <w:autoSpaceDE w:val="0"/>
              <w:autoSpaceDN w:val="0"/>
              <w:rPr>
                <w:rFonts w:ascii="Tahoma" w:hAnsi="Tahoma" w:cs="Tahoma"/>
                <w:sz w:val="24"/>
                <w:szCs w:val="24"/>
                <w:lang w:val="fr-SN"/>
              </w:rPr>
            </w:pPr>
            <w:r>
              <w:rPr>
                <w:rFonts w:ascii="Tahoma" w:hAnsi="Tahoma" w:cs="Tahoma"/>
                <w:sz w:val="24"/>
                <w:szCs w:val="24"/>
                <w:lang w:val="fr-SN"/>
              </w:rPr>
              <w:t>Quelle est la situation d</w:t>
            </w:r>
            <w:r w:rsidR="000706C2">
              <w:rPr>
                <w:rFonts w:ascii="Tahoma" w:hAnsi="Tahoma" w:cs="Tahoma"/>
                <w:sz w:val="24"/>
                <w:szCs w:val="24"/>
                <w:lang w:val="fr-SN"/>
              </w:rPr>
              <w:t>u chef de ménage</w:t>
            </w:r>
            <w:r w:rsidR="003909A3">
              <w:rPr>
                <w:rFonts w:ascii="Tahoma" w:hAnsi="Tahoma" w:cs="Tahoma"/>
                <w:sz w:val="24"/>
                <w:szCs w:val="24"/>
                <w:lang w:val="fr-SN"/>
              </w:rPr>
              <w:t xml:space="preserve"> </w:t>
            </w:r>
            <w:r>
              <w:rPr>
                <w:rFonts w:ascii="Tahoma" w:hAnsi="Tahoma" w:cs="Tahoma"/>
                <w:sz w:val="24"/>
                <w:szCs w:val="24"/>
                <w:lang w:val="fr-SN"/>
              </w:rPr>
              <w:t>par rapport à l’occupation d</w:t>
            </w:r>
            <w:r w:rsidR="00054390">
              <w:rPr>
                <w:rFonts w:ascii="Tahoma" w:hAnsi="Tahoma" w:cs="Tahoma"/>
                <w:sz w:val="24"/>
                <w:szCs w:val="24"/>
                <w:lang w:val="fr-SN"/>
              </w:rPr>
              <w:t>urant les 12 derniers mois</w:t>
            </w:r>
            <w:r>
              <w:rPr>
                <w:rFonts w:ascii="Tahoma" w:hAnsi="Tahoma" w:cs="Tahoma"/>
                <w:sz w:val="24"/>
                <w:szCs w:val="24"/>
                <w:lang w:val="fr-SN"/>
              </w:rPr>
              <w:t> ?</w:t>
            </w:r>
          </w:p>
          <w:p w14:paraId="5725FA85" w14:textId="6B7D1561" w:rsidR="00054390" w:rsidRPr="007F74CA" w:rsidRDefault="00054390" w:rsidP="00A5753F">
            <w:pPr>
              <w:widowControl w:val="0"/>
              <w:autoSpaceDE w:val="0"/>
              <w:autoSpaceDN w:val="0"/>
              <w:rPr>
                <w:rFonts w:ascii="Tahoma" w:hAnsi="Tahoma" w:cs="Tahoma"/>
                <w:sz w:val="24"/>
                <w:szCs w:val="24"/>
                <w:lang w:val="fr-SN"/>
              </w:rPr>
            </w:pPr>
          </w:p>
        </w:tc>
        <w:tc>
          <w:tcPr>
            <w:tcW w:w="4680" w:type="dxa"/>
            <w:vAlign w:val="center"/>
          </w:tcPr>
          <w:p w14:paraId="279449A2" w14:textId="77777777" w:rsidR="006335E6" w:rsidRDefault="00054390" w:rsidP="00054390">
            <w:pPr>
              <w:pStyle w:val="Paragraphedeliste"/>
              <w:widowControl w:val="0"/>
              <w:numPr>
                <w:ilvl w:val="0"/>
                <w:numId w:val="88"/>
              </w:numPr>
              <w:autoSpaceDE w:val="0"/>
              <w:autoSpaceDN w:val="0"/>
              <w:rPr>
                <w:rFonts w:ascii="Tahoma" w:hAnsi="Tahoma" w:cs="Tahoma"/>
                <w:sz w:val="24"/>
                <w:szCs w:val="24"/>
                <w:lang w:val="fr-SN"/>
              </w:rPr>
            </w:pPr>
            <w:r>
              <w:rPr>
                <w:rFonts w:ascii="Tahoma" w:hAnsi="Tahoma" w:cs="Tahoma"/>
                <w:sz w:val="24"/>
                <w:szCs w:val="24"/>
                <w:lang w:val="fr-SN"/>
              </w:rPr>
              <w:t>Occupé</w:t>
            </w:r>
          </w:p>
          <w:p w14:paraId="39D4BE2C" w14:textId="77777777" w:rsidR="00054390" w:rsidRDefault="00054390" w:rsidP="00054390">
            <w:pPr>
              <w:pStyle w:val="Paragraphedeliste"/>
              <w:widowControl w:val="0"/>
              <w:numPr>
                <w:ilvl w:val="0"/>
                <w:numId w:val="88"/>
              </w:numPr>
              <w:autoSpaceDE w:val="0"/>
              <w:autoSpaceDN w:val="0"/>
              <w:rPr>
                <w:rFonts w:ascii="Tahoma" w:hAnsi="Tahoma" w:cs="Tahoma"/>
                <w:sz w:val="24"/>
                <w:szCs w:val="24"/>
                <w:lang w:val="fr-SN"/>
              </w:rPr>
            </w:pPr>
            <w:r>
              <w:rPr>
                <w:rFonts w:ascii="Tahoma" w:hAnsi="Tahoma" w:cs="Tahoma"/>
                <w:sz w:val="24"/>
                <w:szCs w:val="24"/>
                <w:lang w:val="fr-SN"/>
              </w:rPr>
              <w:t>Chômeur ayant travaillé</w:t>
            </w:r>
          </w:p>
          <w:p w14:paraId="3FA9CE7E" w14:textId="77777777" w:rsidR="00054390" w:rsidRDefault="00054390" w:rsidP="00054390">
            <w:pPr>
              <w:pStyle w:val="Paragraphedeliste"/>
              <w:widowControl w:val="0"/>
              <w:numPr>
                <w:ilvl w:val="0"/>
                <w:numId w:val="88"/>
              </w:numPr>
              <w:autoSpaceDE w:val="0"/>
              <w:autoSpaceDN w:val="0"/>
              <w:rPr>
                <w:rFonts w:ascii="Tahoma" w:hAnsi="Tahoma" w:cs="Tahoma"/>
                <w:sz w:val="24"/>
                <w:szCs w:val="24"/>
                <w:lang w:val="fr-SN"/>
              </w:rPr>
            </w:pPr>
            <w:r>
              <w:rPr>
                <w:rFonts w:ascii="Tahoma" w:hAnsi="Tahoma" w:cs="Tahoma"/>
                <w:sz w:val="24"/>
                <w:szCs w:val="24"/>
                <w:lang w:val="fr-SN"/>
              </w:rPr>
              <w:t>A la recherche d’un premier emploi</w:t>
            </w:r>
          </w:p>
          <w:p w14:paraId="4A15A98E" w14:textId="50CC021A" w:rsidR="00054390" w:rsidRDefault="00054390" w:rsidP="00054390">
            <w:pPr>
              <w:pStyle w:val="Paragraphedeliste"/>
              <w:widowControl w:val="0"/>
              <w:numPr>
                <w:ilvl w:val="0"/>
                <w:numId w:val="88"/>
              </w:numPr>
              <w:autoSpaceDE w:val="0"/>
              <w:autoSpaceDN w:val="0"/>
              <w:rPr>
                <w:rFonts w:ascii="Tahoma" w:hAnsi="Tahoma" w:cs="Tahoma"/>
                <w:sz w:val="24"/>
                <w:szCs w:val="24"/>
                <w:lang w:val="fr-SN"/>
              </w:rPr>
            </w:pPr>
            <w:r>
              <w:rPr>
                <w:rFonts w:ascii="Tahoma" w:hAnsi="Tahoma" w:cs="Tahoma"/>
                <w:sz w:val="24"/>
                <w:szCs w:val="24"/>
                <w:lang w:val="fr-SN"/>
              </w:rPr>
              <w:t>Occupé au foyer</w:t>
            </w:r>
          </w:p>
          <w:p w14:paraId="36EFA5D4" w14:textId="77777777" w:rsidR="00054390" w:rsidRDefault="00054390" w:rsidP="00054390">
            <w:pPr>
              <w:pStyle w:val="Paragraphedeliste"/>
              <w:widowControl w:val="0"/>
              <w:numPr>
                <w:ilvl w:val="0"/>
                <w:numId w:val="88"/>
              </w:numPr>
              <w:autoSpaceDE w:val="0"/>
              <w:autoSpaceDN w:val="0"/>
              <w:rPr>
                <w:rFonts w:ascii="Tahoma" w:hAnsi="Tahoma" w:cs="Tahoma"/>
                <w:sz w:val="24"/>
                <w:szCs w:val="24"/>
                <w:lang w:val="fr-SN"/>
              </w:rPr>
            </w:pPr>
            <w:r>
              <w:rPr>
                <w:rFonts w:ascii="Tahoma" w:hAnsi="Tahoma" w:cs="Tahoma"/>
                <w:sz w:val="24"/>
                <w:szCs w:val="24"/>
                <w:lang w:val="fr-SN"/>
              </w:rPr>
              <w:t>Etudiant/Elève</w:t>
            </w:r>
          </w:p>
          <w:p w14:paraId="692ECD33" w14:textId="77777777" w:rsidR="00054390" w:rsidRDefault="00054390" w:rsidP="00054390">
            <w:pPr>
              <w:pStyle w:val="Paragraphedeliste"/>
              <w:widowControl w:val="0"/>
              <w:numPr>
                <w:ilvl w:val="0"/>
                <w:numId w:val="88"/>
              </w:numPr>
              <w:autoSpaceDE w:val="0"/>
              <w:autoSpaceDN w:val="0"/>
              <w:rPr>
                <w:rFonts w:ascii="Tahoma" w:hAnsi="Tahoma" w:cs="Tahoma"/>
                <w:sz w:val="24"/>
                <w:szCs w:val="24"/>
                <w:lang w:val="fr-SN"/>
              </w:rPr>
            </w:pPr>
            <w:r>
              <w:rPr>
                <w:rFonts w:ascii="Tahoma" w:hAnsi="Tahoma" w:cs="Tahoma"/>
                <w:sz w:val="24"/>
                <w:szCs w:val="24"/>
                <w:lang w:val="fr-SN"/>
              </w:rPr>
              <w:t>Rentier</w:t>
            </w:r>
          </w:p>
          <w:p w14:paraId="6E1749CA" w14:textId="77777777" w:rsidR="00054390" w:rsidRDefault="00054390" w:rsidP="00054390">
            <w:pPr>
              <w:pStyle w:val="Paragraphedeliste"/>
              <w:widowControl w:val="0"/>
              <w:numPr>
                <w:ilvl w:val="0"/>
                <w:numId w:val="88"/>
              </w:numPr>
              <w:autoSpaceDE w:val="0"/>
              <w:autoSpaceDN w:val="0"/>
              <w:rPr>
                <w:rFonts w:ascii="Tahoma" w:hAnsi="Tahoma" w:cs="Tahoma"/>
                <w:sz w:val="24"/>
                <w:szCs w:val="24"/>
                <w:lang w:val="fr-SN"/>
              </w:rPr>
            </w:pPr>
            <w:r>
              <w:rPr>
                <w:rFonts w:ascii="Tahoma" w:hAnsi="Tahoma" w:cs="Tahoma"/>
                <w:sz w:val="24"/>
                <w:szCs w:val="24"/>
                <w:lang w:val="fr-SN"/>
              </w:rPr>
              <w:t>Personne du 3</w:t>
            </w:r>
            <w:r w:rsidRPr="00054390">
              <w:rPr>
                <w:rFonts w:ascii="Tahoma" w:hAnsi="Tahoma" w:cs="Tahoma"/>
                <w:sz w:val="24"/>
                <w:szCs w:val="24"/>
                <w:vertAlign w:val="superscript"/>
                <w:lang w:val="fr-SN"/>
              </w:rPr>
              <w:t>ième</w:t>
            </w:r>
            <w:r>
              <w:rPr>
                <w:rFonts w:ascii="Tahoma" w:hAnsi="Tahoma" w:cs="Tahoma"/>
                <w:sz w:val="24"/>
                <w:szCs w:val="24"/>
                <w:lang w:val="fr-SN"/>
              </w:rPr>
              <w:t xml:space="preserve"> âge pensionnée –FNR ou IPRES)</w:t>
            </w:r>
          </w:p>
          <w:p w14:paraId="019FAC01" w14:textId="77777777" w:rsidR="00054390" w:rsidRDefault="00054390" w:rsidP="00054390">
            <w:pPr>
              <w:pStyle w:val="Paragraphedeliste"/>
              <w:widowControl w:val="0"/>
              <w:numPr>
                <w:ilvl w:val="0"/>
                <w:numId w:val="88"/>
              </w:numPr>
              <w:autoSpaceDE w:val="0"/>
              <w:autoSpaceDN w:val="0"/>
              <w:rPr>
                <w:rFonts w:ascii="Tahoma" w:hAnsi="Tahoma" w:cs="Tahoma"/>
                <w:sz w:val="24"/>
                <w:szCs w:val="24"/>
                <w:lang w:val="fr-SN"/>
              </w:rPr>
            </w:pPr>
            <w:r>
              <w:rPr>
                <w:rFonts w:ascii="Tahoma" w:hAnsi="Tahoma" w:cs="Tahoma"/>
                <w:sz w:val="24"/>
                <w:szCs w:val="24"/>
                <w:lang w:val="fr-SN"/>
              </w:rPr>
              <w:t>Personne du 3</w:t>
            </w:r>
            <w:r w:rsidRPr="00054390">
              <w:rPr>
                <w:rFonts w:ascii="Tahoma" w:hAnsi="Tahoma" w:cs="Tahoma"/>
                <w:sz w:val="24"/>
                <w:szCs w:val="24"/>
                <w:vertAlign w:val="superscript"/>
                <w:lang w:val="fr-SN"/>
              </w:rPr>
              <w:t>ième</w:t>
            </w:r>
            <w:r>
              <w:rPr>
                <w:rFonts w:ascii="Tahoma" w:hAnsi="Tahoma" w:cs="Tahoma"/>
                <w:sz w:val="24"/>
                <w:szCs w:val="24"/>
                <w:lang w:val="fr-SN"/>
              </w:rPr>
              <w:t xml:space="preserve"> âge non pensionnée</w:t>
            </w:r>
          </w:p>
          <w:p w14:paraId="2A293A25" w14:textId="1D9F92B9" w:rsidR="00292136" w:rsidRPr="00F324DF" w:rsidRDefault="00292136" w:rsidP="00F324DF">
            <w:pPr>
              <w:pStyle w:val="Paragraphedeliste"/>
              <w:widowControl w:val="0"/>
              <w:numPr>
                <w:ilvl w:val="0"/>
                <w:numId w:val="103"/>
              </w:numPr>
              <w:autoSpaceDE w:val="0"/>
              <w:autoSpaceDN w:val="0"/>
              <w:rPr>
                <w:rFonts w:ascii="Tahoma" w:hAnsi="Tahoma" w:cs="Tahoma"/>
                <w:sz w:val="24"/>
                <w:szCs w:val="24"/>
                <w:lang w:val="fr-SN"/>
              </w:rPr>
            </w:pPr>
            <w:r>
              <w:rPr>
                <w:rFonts w:ascii="Tahoma" w:hAnsi="Tahoma" w:cs="Tahoma"/>
                <w:sz w:val="24"/>
                <w:szCs w:val="24"/>
                <w:lang w:val="fr-SN"/>
              </w:rPr>
              <w:t xml:space="preserve">. </w:t>
            </w:r>
            <w:r w:rsidR="00054390" w:rsidRPr="00F324DF">
              <w:rPr>
                <w:rFonts w:ascii="Tahoma" w:hAnsi="Tahoma" w:cs="Tahoma"/>
                <w:sz w:val="24"/>
                <w:szCs w:val="24"/>
                <w:lang w:val="fr-SN"/>
              </w:rPr>
              <w:t>Autres inactifs, à préciser</w:t>
            </w:r>
          </w:p>
          <w:p w14:paraId="6708ABD6" w14:textId="21BCC287" w:rsidR="003909A3" w:rsidRPr="00F324DF" w:rsidRDefault="00292136" w:rsidP="00F324DF">
            <w:pPr>
              <w:widowControl w:val="0"/>
              <w:autoSpaceDE w:val="0"/>
              <w:autoSpaceDN w:val="0"/>
              <w:ind w:left="360"/>
              <w:jc w:val="center"/>
              <w:rPr>
                <w:rFonts w:ascii="Tahoma" w:hAnsi="Tahoma" w:cs="Tahoma"/>
                <w:sz w:val="24"/>
                <w:szCs w:val="24"/>
                <w:lang w:val="fr-SN"/>
              </w:rPr>
            </w:pPr>
            <w:r>
              <w:rPr>
                <w:rFonts w:ascii="Tahoma" w:hAnsi="Tahoma" w:cs="Tahoma"/>
                <w:sz w:val="24"/>
                <w:szCs w:val="24"/>
              </w:rPr>
              <w:t>|___|___|</w:t>
            </w:r>
          </w:p>
        </w:tc>
        <w:tc>
          <w:tcPr>
            <w:tcW w:w="1354" w:type="dxa"/>
            <w:vAlign w:val="center"/>
          </w:tcPr>
          <w:p w14:paraId="52B523AE" w14:textId="0CFB9253" w:rsidR="006335E6" w:rsidRPr="007F74CA" w:rsidRDefault="006335E6" w:rsidP="00F324DF">
            <w:pPr>
              <w:widowControl w:val="0"/>
              <w:autoSpaceDE w:val="0"/>
              <w:autoSpaceDN w:val="0"/>
              <w:jc w:val="center"/>
              <w:rPr>
                <w:rFonts w:ascii="Tahoma" w:hAnsi="Tahoma" w:cs="Tahoma"/>
                <w:sz w:val="24"/>
                <w:szCs w:val="24"/>
                <w:lang w:val="fr-SN"/>
              </w:rPr>
            </w:pPr>
          </w:p>
        </w:tc>
      </w:tr>
      <w:tr w:rsidR="00B20A6B" w:rsidRPr="00B20A6B" w14:paraId="1D69944C" w14:textId="77777777" w:rsidTr="00DF7B12">
        <w:trPr>
          <w:trHeight w:val="963"/>
        </w:trPr>
        <w:tc>
          <w:tcPr>
            <w:tcW w:w="1250" w:type="dxa"/>
            <w:noWrap/>
            <w:vAlign w:val="center"/>
          </w:tcPr>
          <w:p w14:paraId="4467CD51" w14:textId="10A1CBE6" w:rsidR="00B20A6B" w:rsidRDefault="00C34509" w:rsidP="00A5753F">
            <w:pPr>
              <w:widowControl w:val="0"/>
              <w:autoSpaceDE w:val="0"/>
              <w:autoSpaceDN w:val="0"/>
              <w:rPr>
                <w:rFonts w:ascii="Tahoma" w:hAnsi="Tahoma" w:cs="Tahoma"/>
                <w:sz w:val="24"/>
                <w:szCs w:val="24"/>
              </w:rPr>
            </w:pPr>
            <w:r>
              <w:rPr>
                <w:rFonts w:ascii="Tahoma" w:hAnsi="Tahoma" w:cs="Tahoma"/>
                <w:sz w:val="24"/>
                <w:szCs w:val="24"/>
              </w:rPr>
              <w:t>1.07</w:t>
            </w:r>
          </w:p>
        </w:tc>
        <w:tc>
          <w:tcPr>
            <w:tcW w:w="4590" w:type="dxa"/>
            <w:vAlign w:val="center"/>
          </w:tcPr>
          <w:p w14:paraId="5D3C6DDF" w14:textId="4AC55579" w:rsidR="00B20A6B" w:rsidRDefault="00B20A6B" w:rsidP="00A5753F">
            <w:pPr>
              <w:widowControl w:val="0"/>
              <w:autoSpaceDE w:val="0"/>
              <w:autoSpaceDN w:val="0"/>
              <w:rPr>
                <w:rFonts w:ascii="Tahoma" w:hAnsi="Tahoma" w:cs="Tahoma"/>
                <w:sz w:val="24"/>
                <w:szCs w:val="24"/>
                <w:lang w:val="fr-SN"/>
              </w:rPr>
            </w:pPr>
            <w:r>
              <w:rPr>
                <w:rFonts w:ascii="Tahoma" w:hAnsi="Tahoma" w:cs="Tahoma"/>
                <w:sz w:val="24"/>
                <w:szCs w:val="24"/>
                <w:lang w:val="fr-SN"/>
              </w:rPr>
              <w:t>Combien de membres de votre ménage sont âgés entre 15 et 65 ans ? </w:t>
            </w:r>
          </w:p>
        </w:tc>
        <w:tc>
          <w:tcPr>
            <w:tcW w:w="4680" w:type="dxa"/>
            <w:vAlign w:val="center"/>
          </w:tcPr>
          <w:p w14:paraId="724FEEDB" w14:textId="2E813E02" w:rsidR="00B20A6B" w:rsidRDefault="00B20A6B" w:rsidP="00DF7B12">
            <w:pPr>
              <w:pStyle w:val="Paragraphedeliste"/>
              <w:widowControl w:val="0"/>
              <w:autoSpaceDE w:val="0"/>
              <w:autoSpaceDN w:val="0"/>
              <w:jc w:val="center"/>
              <w:rPr>
                <w:rFonts w:ascii="Tahoma" w:hAnsi="Tahoma" w:cs="Tahoma"/>
                <w:sz w:val="24"/>
                <w:szCs w:val="24"/>
                <w:lang w:val="fr-SN"/>
              </w:rPr>
            </w:pPr>
            <w:r>
              <w:rPr>
                <w:rFonts w:ascii="Tahoma" w:hAnsi="Tahoma" w:cs="Tahoma"/>
                <w:sz w:val="24"/>
                <w:szCs w:val="24"/>
              </w:rPr>
              <w:t>|___|___|</w:t>
            </w:r>
          </w:p>
        </w:tc>
        <w:tc>
          <w:tcPr>
            <w:tcW w:w="1354" w:type="dxa"/>
            <w:vAlign w:val="center"/>
          </w:tcPr>
          <w:p w14:paraId="7F8B4882" w14:textId="77777777" w:rsidR="00B20A6B" w:rsidRPr="007F74CA" w:rsidRDefault="00B20A6B" w:rsidP="00F324DF">
            <w:pPr>
              <w:widowControl w:val="0"/>
              <w:autoSpaceDE w:val="0"/>
              <w:autoSpaceDN w:val="0"/>
              <w:jc w:val="center"/>
              <w:rPr>
                <w:rFonts w:ascii="Tahoma" w:hAnsi="Tahoma" w:cs="Tahoma"/>
                <w:sz w:val="24"/>
                <w:szCs w:val="24"/>
                <w:lang w:val="fr-SN"/>
              </w:rPr>
            </w:pPr>
          </w:p>
        </w:tc>
      </w:tr>
      <w:tr w:rsidR="00B20A6B" w:rsidRPr="007728C5" w14:paraId="15A789A6" w14:textId="77777777" w:rsidTr="00DF7B12">
        <w:trPr>
          <w:trHeight w:val="963"/>
        </w:trPr>
        <w:tc>
          <w:tcPr>
            <w:tcW w:w="1250" w:type="dxa"/>
            <w:noWrap/>
            <w:vAlign w:val="center"/>
          </w:tcPr>
          <w:p w14:paraId="6D06ED87" w14:textId="35C4CD7A" w:rsidR="00B20A6B" w:rsidRDefault="00C34509" w:rsidP="00A5753F">
            <w:pPr>
              <w:widowControl w:val="0"/>
              <w:autoSpaceDE w:val="0"/>
              <w:autoSpaceDN w:val="0"/>
              <w:rPr>
                <w:rFonts w:ascii="Tahoma" w:hAnsi="Tahoma" w:cs="Tahoma"/>
                <w:sz w:val="24"/>
                <w:szCs w:val="24"/>
              </w:rPr>
            </w:pPr>
            <w:r>
              <w:rPr>
                <w:rFonts w:ascii="Tahoma" w:hAnsi="Tahoma" w:cs="Tahoma"/>
                <w:sz w:val="24"/>
                <w:szCs w:val="24"/>
              </w:rPr>
              <w:t>1.08</w:t>
            </w:r>
          </w:p>
        </w:tc>
        <w:tc>
          <w:tcPr>
            <w:tcW w:w="4590" w:type="dxa"/>
            <w:vAlign w:val="center"/>
          </w:tcPr>
          <w:p w14:paraId="3DD3506D" w14:textId="1D3A8F3C" w:rsidR="00B20A6B" w:rsidRDefault="00B20A6B" w:rsidP="00A5753F">
            <w:pPr>
              <w:widowControl w:val="0"/>
              <w:autoSpaceDE w:val="0"/>
              <w:autoSpaceDN w:val="0"/>
              <w:rPr>
                <w:rFonts w:ascii="Tahoma" w:hAnsi="Tahoma" w:cs="Tahoma"/>
                <w:sz w:val="24"/>
                <w:szCs w:val="24"/>
                <w:lang w:val="fr-SN"/>
              </w:rPr>
            </w:pPr>
            <w:r>
              <w:rPr>
                <w:rFonts w:ascii="Tahoma" w:hAnsi="Tahoma" w:cs="Tahoma"/>
                <w:sz w:val="24"/>
                <w:szCs w:val="24"/>
                <w:lang w:val="fr-SN"/>
              </w:rPr>
              <w:t xml:space="preserve">Combien d’entre eux </w:t>
            </w:r>
            <w:r w:rsidR="00845B95">
              <w:rPr>
                <w:rFonts w:ascii="Tahoma" w:hAnsi="Tahoma" w:cs="Tahoma"/>
                <w:sz w:val="24"/>
                <w:szCs w:val="24"/>
                <w:lang w:val="fr-SN"/>
              </w:rPr>
              <w:t xml:space="preserve">sont occupé par un travail (durant les 12 derniers mois) </w:t>
            </w:r>
            <w:r>
              <w:rPr>
                <w:rFonts w:ascii="Tahoma" w:hAnsi="Tahoma" w:cs="Tahoma"/>
                <w:sz w:val="24"/>
                <w:szCs w:val="24"/>
                <w:lang w:val="fr-SN"/>
              </w:rPr>
              <w:t>?</w:t>
            </w:r>
          </w:p>
        </w:tc>
        <w:tc>
          <w:tcPr>
            <w:tcW w:w="4680" w:type="dxa"/>
            <w:vAlign w:val="center"/>
          </w:tcPr>
          <w:p w14:paraId="6EC13B8A" w14:textId="77777777" w:rsidR="00B20A6B" w:rsidRDefault="00B20A6B" w:rsidP="00B20A6B">
            <w:pPr>
              <w:pStyle w:val="Paragraphedeliste"/>
              <w:widowControl w:val="0"/>
              <w:autoSpaceDE w:val="0"/>
              <w:autoSpaceDN w:val="0"/>
              <w:jc w:val="center"/>
              <w:rPr>
                <w:rFonts w:ascii="Tahoma" w:hAnsi="Tahoma" w:cs="Tahoma"/>
                <w:sz w:val="24"/>
                <w:szCs w:val="24"/>
              </w:rPr>
            </w:pPr>
          </w:p>
        </w:tc>
        <w:tc>
          <w:tcPr>
            <w:tcW w:w="1354" w:type="dxa"/>
            <w:vAlign w:val="center"/>
          </w:tcPr>
          <w:p w14:paraId="06160417" w14:textId="77777777" w:rsidR="00B20A6B" w:rsidRPr="007F74CA" w:rsidRDefault="00B20A6B" w:rsidP="00F324DF">
            <w:pPr>
              <w:widowControl w:val="0"/>
              <w:autoSpaceDE w:val="0"/>
              <w:autoSpaceDN w:val="0"/>
              <w:jc w:val="center"/>
              <w:rPr>
                <w:rFonts w:ascii="Tahoma" w:hAnsi="Tahoma" w:cs="Tahoma"/>
                <w:sz w:val="24"/>
                <w:szCs w:val="24"/>
                <w:lang w:val="fr-SN"/>
              </w:rPr>
            </w:pPr>
          </w:p>
        </w:tc>
      </w:tr>
    </w:tbl>
    <w:p w14:paraId="2E03F573" w14:textId="77777777" w:rsidR="00FE5FCB" w:rsidRPr="00FE5FCB" w:rsidRDefault="00FE5FCB" w:rsidP="00FE5FCB">
      <w:pPr>
        <w:rPr>
          <w:rFonts w:ascii="Tahoma" w:hAnsi="Tahoma" w:cs="Tahoma"/>
          <w:b/>
          <w:sz w:val="24"/>
          <w:szCs w:val="24"/>
          <w:lang w:val="fr-SN"/>
        </w:rPr>
      </w:pPr>
    </w:p>
    <w:p w14:paraId="68EC0AED" w14:textId="77777777" w:rsidR="00FE5FCB" w:rsidRPr="00FE5FCB" w:rsidRDefault="00FE5FCB" w:rsidP="00FE5FCB">
      <w:pPr>
        <w:rPr>
          <w:rFonts w:ascii="Tahoma" w:hAnsi="Tahoma" w:cs="Tahoma"/>
          <w:b/>
          <w:sz w:val="24"/>
          <w:szCs w:val="24"/>
          <w:u w:val="single"/>
          <w:lang w:val="fr-SN"/>
        </w:rPr>
        <w:sectPr w:rsidR="00FE5FCB" w:rsidRPr="00FE5FCB" w:rsidSect="00FE5FCB">
          <w:type w:val="continuous"/>
          <w:pgSz w:w="13530" w:h="19140"/>
          <w:pgMar w:top="851" w:right="0" w:bottom="1259" w:left="992" w:header="720" w:footer="720" w:gutter="0"/>
          <w:cols w:space="720"/>
        </w:sectPr>
      </w:pPr>
    </w:p>
    <w:p w14:paraId="426C113F" w14:textId="2F7CD09F" w:rsidR="00FE5FCB" w:rsidRPr="007F74CA" w:rsidRDefault="00FE5FCB" w:rsidP="00FE5FCB">
      <w:pPr>
        <w:rPr>
          <w:rFonts w:ascii="Tahoma" w:hAnsi="Tahoma" w:cs="Tahoma"/>
          <w:b/>
          <w:sz w:val="24"/>
          <w:szCs w:val="24"/>
        </w:rPr>
      </w:pPr>
      <w:r w:rsidRPr="007F74CA">
        <w:rPr>
          <w:rFonts w:ascii="Tahoma" w:hAnsi="Tahoma" w:cs="Tahoma"/>
          <w:b/>
          <w:sz w:val="24"/>
          <w:szCs w:val="24"/>
          <w:u w:val="single"/>
        </w:rPr>
        <w:lastRenderedPageBreak/>
        <w:t xml:space="preserve">SECTION 02 : </w:t>
      </w:r>
      <w:r w:rsidRPr="007F74CA">
        <w:rPr>
          <w:rFonts w:ascii="Tahoma" w:hAnsi="Tahoma" w:cs="Tahoma"/>
          <w:b/>
          <w:sz w:val="24"/>
          <w:szCs w:val="24"/>
        </w:rPr>
        <w:t>C</w:t>
      </w:r>
      <w:r>
        <w:rPr>
          <w:rFonts w:ascii="Tahoma" w:hAnsi="Tahoma" w:cs="Tahoma"/>
          <w:b/>
          <w:sz w:val="24"/>
          <w:szCs w:val="24"/>
        </w:rPr>
        <w:t>ONSOMMATION</w:t>
      </w:r>
    </w:p>
    <w:tbl>
      <w:tblPr>
        <w:tblW w:w="14855" w:type="dxa"/>
        <w:tblInd w:w="7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70" w:type="dxa"/>
          <w:right w:w="70" w:type="dxa"/>
        </w:tblCellMar>
        <w:tblLook w:val="04A0" w:firstRow="1" w:lastRow="0" w:firstColumn="1" w:lastColumn="0" w:noHBand="0" w:noVBand="1"/>
      </w:tblPr>
      <w:tblGrid>
        <w:gridCol w:w="1202"/>
        <w:gridCol w:w="4918"/>
        <w:gridCol w:w="1710"/>
        <w:gridCol w:w="1757"/>
        <w:gridCol w:w="1800"/>
        <w:gridCol w:w="1706"/>
        <w:gridCol w:w="1762"/>
      </w:tblGrid>
      <w:tr w:rsidR="005B5023" w:rsidRPr="007F74CA" w14:paraId="7E458B19" w14:textId="75E06A5D" w:rsidTr="00F324DF">
        <w:trPr>
          <w:trHeight w:val="34"/>
        </w:trPr>
        <w:tc>
          <w:tcPr>
            <w:tcW w:w="1202" w:type="dxa"/>
            <w:tcBorders>
              <w:bottom w:val="single" w:sz="12" w:space="0" w:color="auto"/>
            </w:tcBorders>
            <w:shd w:val="clear" w:color="auto" w:fill="auto"/>
            <w:textDirection w:val="btLr"/>
            <w:vAlign w:val="center"/>
          </w:tcPr>
          <w:p w14:paraId="0F791ADB" w14:textId="77777777" w:rsidR="005B5023" w:rsidRPr="000E6AA4" w:rsidRDefault="005B5023" w:rsidP="000B7C9C">
            <w:pPr>
              <w:jc w:val="center"/>
              <w:rPr>
                <w:rFonts w:ascii="Tahoma" w:eastAsia="Times New Roman" w:hAnsi="Tahoma" w:cs="Tahoma"/>
                <w:b/>
                <w:bCs/>
                <w:sz w:val="24"/>
                <w:szCs w:val="24"/>
                <w:lang w:val="fr-SN" w:eastAsia="fr-SN"/>
              </w:rPr>
            </w:pPr>
          </w:p>
        </w:tc>
        <w:tc>
          <w:tcPr>
            <w:tcW w:w="4918" w:type="dxa"/>
            <w:tcBorders>
              <w:bottom w:val="single" w:sz="12" w:space="0" w:color="auto"/>
            </w:tcBorders>
            <w:shd w:val="clear" w:color="auto" w:fill="auto"/>
            <w:noWrap/>
            <w:vAlign w:val="bottom"/>
          </w:tcPr>
          <w:p w14:paraId="3407E9D9" w14:textId="77777777" w:rsidR="005B5023" w:rsidRDefault="005B5023" w:rsidP="000B7C9C">
            <w:pPr>
              <w:spacing w:after="0" w:line="240" w:lineRule="auto"/>
              <w:jc w:val="center"/>
              <w:rPr>
                <w:rFonts w:ascii="Tahoma" w:eastAsia="Times New Roman" w:hAnsi="Tahoma" w:cs="Tahoma"/>
                <w:b/>
                <w:bCs/>
                <w:sz w:val="24"/>
                <w:szCs w:val="24"/>
                <w:lang w:val="fr-SN" w:eastAsia="fr-SN"/>
              </w:rPr>
            </w:pPr>
            <w:r>
              <w:rPr>
                <w:rFonts w:ascii="Tahoma" w:eastAsia="Times New Roman" w:hAnsi="Tahoma" w:cs="Tahoma"/>
                <w:b/>
                <w:bCs/>
                <w:sz w:val="24"/>
                <w:szCs w:val="24"/>
                <w:lang w:val="fr-SN" w:eastAsia="fr-SN"/>
              </w:rPr>
              <w:t>POSTE DE CONSOMMATION</w:t>
            </w:r>
          </w:p>
        </w:tc>
        <w:tc>
          <w:tcPr>
            <w:tcW w:w="1710" w:type="dxa"/>
            <w:tcBorders>
              <w:bottom w:val="single" w:sz="12" w:space="0" w:color="auto"/>
            </w:tcBorders>
          </w:tcPr>
          <w:p w14:paraId="295CBEEF" w14:textId="582DDA84" w:rsidR="005B5023" w:rsidRPr="001A107E" w:rsidRDefault="005B5023" w:rsidP="000B7C9C">
            <w:pPr>
              <w:rPr>
                <w:rFonts w:ascii="Tahoma" w:eastAsia="Times New Roman" w:hAnsi="Tahoma" w:cs="Tahoma"/>
                <w:sz w:val="24"/>
                <w:szCs w:val="24"/>
                <w:lang w:val="fr-SN" w:eastAsia="fr-SN"/>
              </w:rPr>
            </w:pPr>
            <w:r>
              <w:rPr>
                <w:rFonts w:ascii="Tahoma" w:eastAsia="Times New Roman" w:hAnsi="Tahoma" w:cs="Tahoma"/>
                <w:sz w:val="24"/>
                <w:szCs w:val="24"/>
                <w:lang w:val="fr-SN" w:eastAsia="fr-SN"/>
              </w:rPr>
              <w:t>2.00</w:t>
            </w:r>
          </w:p>
        </w:tc>
        <w:tc>
          <w:tcPr>
            <w:tcW w:w="1757" w:type="dxa"/>
            <w:tcBorders>
              <w:bottom w:val="single" w:sz="12" w:space="0" w:color="auto"/>
            </w:tcBorders>
            <w:shd w:val="clear" w:color="auto" w:fill="auto"/>
          </w:tcPr>
          <w:p w14:paraId="2EA2FCB4" w14:textId="014E0685" w:rsidR="005B5023" w:rsidRPr="001A107E" w:rsidRDefault="005B5023" w:rsidP="000B7C9C">
            <w:pPr>
              <w:rPr>
                <w:rFonts w:ascii="Tahoma" w:eastAsia="Times New Roman" w:hAnsi="Tahoma" w:cs="Tahoma"/>
                <w:sz w:val="24"/>
                <w:szCs w:val="24"/>
                <w:lang w:val="fr-SN" w:eastAsia="fr-SN"/>
              </w:rPr>
            </w:pPr>
            <w:r w:rsidRPr="001A107E">
              <w:rPr>
                <w:rFonts w:ascii="Tahoma" w:eastAsia="Times New Roman" w:hAnsi="Tahoma" w:cs="Tahoma"/>
                <w:sz w:val="24"/>
                <w:szCs w:val="24"/>
                <w:lang w:val="fr-SN" w:eastAsia="fr-SN"/>
              </w:rPr>
              <w:t>2.01</w:t>
            </w:r>
          </w:p>
        </w:tc>
        <w:tc>
          <w:tcPr>
            <w:tcW w:w="1800" w:type="dxa"/>
            <w:tcBorders>
              <w:bottom w:val="single" w:sz="12" w:space="0" w:color="auto"/>
            </w:tcBorders>
            <w:shd w:val="clear" w:color="auto" w:fill="auto"/>
          </w:tcPr>
          <w:p w14:paraId="3DC55B2F" w14:textId="77777777" w:rsidR="005B5023" w:rsidRPr="001A107E" w:rsidRDefault="005B5023" w:rsidP="000B7C9C">
            <w:pPr>
              <w:rPr>
                <w:rFonts w:ascii="Tahoma" w:eastAsia="Times New Roman" w:hAnsi="Tahoma" w:cs="Tahoma"/>
                <w:sz w:val="24"/>
                <w:szCs w:val="24"/>
                <w:lang w:val="fr-SN" w:eastAsia="fr-SN"/>
              </w:rPr>
            </w:pPr>
            <w:r w:rsidRPr="001A107E">
              <w:rPr>
                <w:rFonts w:ascii="Tahoma" w:eastAsia="Times New Roman" w:hAnsi="Tahoma" w:cs="Tahoma"/>
                <w:sz w:val="24"/>
                <w:szCs w:val="24"/>
                <w:lang w:val="fr-SN" w:eastAsia="fr-SN"/>
              </w:rPr>
              <w:t>2.02</w:t>
            </w:r>
          </w:p>
        </w:tc>
        <w:tc>
          <w:tcPr>
            <w:tcW w:w="1706" w:type="dxa"/>
            <w:tcBorders>
              <w:bottom w:val="single" w:sz="12" w:space="0" w:color="auto"/>
            </w:tcBorders>
          </w:tcPr>
          <w:p w14:paraId="26A39BD8" w14:textId="7B6AFD5D" w:rsidR="005B5023" w:rsidRDefault="00BA0D41" w:rsidP="000B7C9C">
            <w:pPr>
              <w:rPr>
                <w:rFonts w:ascii="Tahoma" w:eastAsia="Times New Roman" w:hAnsi="Tahoma" w:cs="Tahoma"/>
                <w:sz w:val="24"/>
                <w:szCs w:val="24"/>
                <w:lang w:val="fr-SN" w:eastAsia="fr-SN"/>
              </w:rPr>
            </w:pPr>
            <w:r>
              <w:rPr>
                <w:rFonts w:ascii="Tahoma" w:eastAsia="Times New Roman" w:hAnsi="Tahoma" w:cs="Tahoma"/>
                <w:sz w:val="24"/>
                <w:szCs w:val="24"/>
                <w:lang w:val="fr-SN" w:eastAsia="fr-SN"/>
              </w:rPr>
              <w:t>2.03</w:t>
            </w:r>
          </w:p>
        </w:tc>
        <w:tc>
          <w:tcPr>
            <w:tcW w:w="1762" w:type="dxa"/>
            <w:tcBorders>
              <w:bottom w:val="single" w:sz="12" w:space="0" w:color="auto"/>
            </w:tcBorders>
          </w:tcPr>
          <w:p w14:paraId="3D5D77AF" w14:textId="5CC3F631" w:rsidR="005B5023" w:rsidRPr="001A107E" w:rsidRDefault="00BA0D41" w:rsidP="000B7C9C">
            <w:pPr>
              <w:rPr>
                <w:rFonts w:ascii="Tahoma" w:eastAsia="Times New Roman" w:hAnsi="Tahoma" w:cs="Tahoma"/>
                <w:sz w:val="24"/>
                <w:szCs w:val="24"/>
                <w:lang w:val="fr-SN" w:eastAsia="fr-SN"/>
              </w:rPr>
            </w:pPr>
            <w:r>
              <w:rPr>
                <w:rFonts w:ascii="Tahoma" w:eastAsia="Times New Roman" w:hAnsi="Tahoma" w:cs="Tahoma"/>
                <w:sz w:val="24"/>
                <w:szCs w:val="24"/>
                <w:lang w:val="fr-SN" w:eastAsia="fr-SN"/>
              </w:rPr>
              <w:t>2.04</w:t>
            </w:r>
          </w:p>
        </w:tc>
      </w:tr>
      <w:tr w:rsidR="005B5023" w:rsidRPr="007728C5" w14:paraId="79B48621" w14:textId="45C53ED4" w:rsidTr="00F324DF">
        <w:trPr>
          <w:trHeight w:val="4896"/>
        </w:trPr>
        <w:tc>
          <w:tcPr>
            <w:tcW w:w="1202" w:type="dxa"/>
            <w:vMerge w:val="restart"/>
            <w:tcBorders>
              <w:bottom w:val="single" w:sz="12" w:space="0" w:color="auto"/>
            </w:tcBorders>
            <w:shd w:val="clear" w:color="auto" w:fill="auto"/>
            <w:textDirection w:val="btLr"/>
            <w:vAlign w:val="center"/>
            <w:hideMark/>
          </w:tcPr>
          <w:p w14:paraId="4CF644CD" w14:textId="77777777" w:rsidR="005B5023" w:rsidRPr="000E6AA4" w:rsidRDefault="005B5023" w:rsidP="000B7C9C">
            <w:pPr>
              <w:jc w:val="center"/>
              <w:rPr>
                <w:rFonts w:ascii="Tahoma" w:eastAsia="Times New Roman" w:hAnsi="Tahoma" w:cs="Tahoma"/>
                <w:b/>
                <w:bCs/>
                <w:sz w:val="24"/>
                <w:szCs w:val="24"/>
                <w:lang w:val="fr-SN" w:eastAsia="fr-SN"/>
              </w:rPr>
            </w:pPr>
            <w:r w:rsidRPr="000E6AA4">
              <w:rPr>
                <w:rFonts w:ascii="Tahoma" w:eastAsia="Times New Roman" w:hAnsi="Tahoma" w:cs="Tahoma"/>
                <w:b/>
                <w:bCs/>
                <w:sz w:val="24"/>
                <w:szCs w:val="24"/>
                <w:lang w:val="fr-SN" w:eastAsia="fr-SN"/>
              </w:rPr>
              <w:t>CODE POSTE DE DEPENSE</w:t>
            </w:r>
          </w:p>
        </w:tc>
        <w:tc>
          <w:tcPr>
            <w:tcW w:w="4918" w:type="dxa"/>
            <w:vMerge w:val="restart"/>
            <w:tcBorders>
              <w:bottom w:val="single" w:sz="12" w:space="0" w:color="auto"/>
            </w:tcBorders>
            <w:shd w:val="clear" w:color="auto" w:fill="auto"/>
            <w:noWrap/>
            <w:vAlign w:val="bottom"/>
            <w:hideMark/>
          </w:tcPr>
          <w:p w14:paraId="1EBA5D18" w14:textId="77777777" w:rsidR="005B5023" w:rsidRPr="000E6AA4" w:rsidRDefault="005B5023" w:rsidP="000B7C9C">
            <w:pPr>
              <w:spacing w:after="0" w:line="240" w:lineRule="auto"/>
              <w:rPr>
                <w:rFonts w:ascii="Tahoma" w:eastAsia="Times New Roman" w:hAnsi="Tahoma" w:cs="Tahoma"/>
                <w:b/>
                <w:bCs/>
                <w:sz w:val="24"/>
                <w:szCs w:val="24"/>
                <w:lang w:val="fr-SN" w:eastAsia="fr-SN"/>
              </w:rPr>
            </w:pPr>
            <w:r>
              <w:rPr>
                <w:rFonts w:ascii="Tahoma" w:eastAsia="Times New Roman" w:hAnsi="Tahoma" w:cs="Tahoma"/>
                <w:b/>
                <w:bCs/>
                <w:sz w:val="24"/>
                <w:szCs w:val="24"/>
                <w:lang w:val="fr-SN" w:eastAsia="fr-SN"/>
              </w:rPr>
              <w:t>LIBELLE</w:t>
            </w:r>
          </w:p>
        </w:tc>
        <w:tc>
          <w:tcPr>
            <w:tcW w:w="1710" w:type="dxa"/>
            <w:tcBorders>
              <w:bottom w:val="single" w:sz="12" w:space="0" w:color="auto"/>
            </w:tcBorders>
          </w:tcPr>
          <w:p w14:paraId="7DAA58BF" w14:textId="77777777" w:rsidR="005B5023" w:rsidRDefault="005B5023" w:rsidP="000B7C9C">
            <w:pPr>
              <w:rPr>
                <w:rFonts w:ascii="Tahoma" w:eastAsia="Times New Roman" w:hAnsi="Tahoma" w:cs="Tahoma"/>
                <w:sz w:val="24"/>
                <w:szCs w:val="24"/>
                <w:lang w:val="fr-SN" w:eastAsia="fr-SN"/>
              </w:rPr>
            </w:pPr>
            <w:r>
              <w:rPr>
                <w:rFonts w:ascii="Tahoma" w:eastAsia="Times New Roman" w:hAnsi="Tahoma" w:cs="Tahoma"/>
                <w:sz w:val="24"/>
                <w:szCs w:val="24"/>
                <w:lang w:val="fr-SN" w:eastAsia="fr-SN"/>
              </w:rPr>
              <w:t>Effectuez-vous des dépenses en [POSTE DE DEPENSE]</w:t>
            </w:r>
          </w:p>
          <w:p w14:paraId="0B1B89CE" w14:textId="77777777" w:rsidR="005B5023" w:rsidRDefault="005B5023" w:rsidP="000B7C9C">
            <w:pPr>
              <w:rPr>
                <w:rFonts w:ascii="Tahoma" w:eastAsia="Times New Roman" w:hAnsi="Tahoma" w:cs="Tahoma"/>
                <w:sz w:val="24"/>
                <w:szCs w:val="24"/>
                <w:lang w:val="fr-SN" w:eastAsia="fr-SN"/>
              </w:rPr>
            </w:pPr>
          </w:p>
          <w:p w14:paraId="3A826566" w14:textId="77777777" w:rsidR="005B5023" w:rsidRDefault="005B5023" w:rsidP="000B7C9C">
            <w:pPr>
              <w:rPr>
                <w:rFonts w:ascii="Tahoma" w:eastAsia="Times New Roman" w:hAnsi="Tahoma" w:cs="Tahoma"/>
                <w:sz w:val="24"/>
                <w:szCs w:val="24"/>
                <w:lang w:val="fr-SN" w:eastAsia="fr-SN"/>
              </w:rPr>
            </w:pPr>
          </w:p>
          <w:p w14:paraId="46C1BC30" w14:textId="77777777" w:rsidR="005B5023" w:rsidRDefault="005B5023">
            <w:pPr>
              <w:rPr>
                <w:rFonts w:ascii="Tahoma" w:eastAsia="Times New Roman" w:hAnsi="Tahoma" w:cs="Tahoma"/>
                <w:sz w:val="24"/>
                <w:szCs w:val="24"/>
                <w:lang w:val="fr-SN" w:eastAsia="fr-SN"/>
              </w:rPr>
            </w:pPr>
            <w:r>
              <w:rPr>
                <w:rFonts w:ascii="Tahoma" w:eastAsia="Times New Roman" w:hAnsi="Tahoma" w:cs="Tahoma"/>
                <w:sz w:val="24"/>
                <w:szCs w:val="24"/>
                <w:lang w:val="fr-SN" w:eastAsia="fr-SN"/>
              </w:rPr>
              <w:t>1 Oui</w:t>
            </w:r>
          </w:p>
          <w:p w14:paraId="37A48089" w14:textId="77777777" w:rsidR="005B5023" w:rsidRDefault="005B5023">
            <w:pPr>
              <w:rPr>
                <w:rFonts w:ascii="Tahoma" w:eastAsia="Times New Roman" w:hAnsi="Tahoma" w:cs="Tahoma"/>
                <w:sz w:val="24"/>
                <w:szCs w:val="24"/>
                <w:lang w:val="fr-SN" w:eastAsia="fr-SN"/>
              </w:rPr>
            </w:pPr>
            <w:r>
              <w:rPr>
                <w:rFonts w:ascii="Tahoma" w:eastAsia="Times New Roman" w:hAnsi="Tahoma" w:cs="Tahoma"/>
                <w:sz w:val="24"/>
                <w:szCs w:val="24"/>
                <w:lang w:val="fr-SN" w:eastAsia="fr-SN"/>
              </w:rPr>
              <w:t>2 Non</w:t>
            </w:r>
          </w:p>
          <w:p w14:paraId="3CE3DA1E" w14:textId="2282C230" w:rsidR="005B5023" w:rsidRDefault="005B5023">
            <w:pPr>
              <w:rPr>
                <w:rFonts w:ascii="Tahoma" w:eastAsia="Times New Roman" w:hAnsi="Tahoma" w:cs="Tahoma"/>
                <w:sz w:val="24"/>
                <w:szCs w:val="24"/>
                <w:lang w:val="fr-SN" w:eastAsia="fr-SN"/>
              </w:rPr>
            </w:pPr>
            <w:r>
              <w:rPr>
                <w:rFonts w:ascii="Tahoma" w:eastAsia="Times New Roman" w:hAnsi="Tahoma" w:cs="Tahoma"/>
                <w:sz w:val="24"/>
                <w:szCs w:val="24"/>
                <w:lang w:val="fr-SN" w:eastAsia="fr-SN"/>
              </w:rPr>
              <w:t xml:space="preserve">    |__|</w:t>
            </w:r>
          </w:p>
          <w:p w14:paraId="68AE8C5C" w14:textId="7D79F5C1" w:rsidR="005B5023" w:rsidRPr="00F324DF" w:rsidRDefault="005B5023" w:rsidP="00BA0D41">
            <w:pPr>
              <w:rPr>
                <w:rFonts w:ascii="Tahoma" w:eastAsia="Times New Roman" w:hAnsi="Tahoma" w:cs="Tahoma"/>
                <w:sz w:val="24"/>
                <w:szCs w:val="24"/>
                <w:lang w:val="fr-SN" w:eastAsia="fr-SN"/>
              </w:rPr>
            </w:pPr>
            <w:r>
              <w:rPr>
                <w:rFonts w:ascii="Tahoma" w:eastAsia="Times New Roman" w:hAnsi="Tahoma" w:cs="Tahoma"/>
                <w:sz w:val="24"/>
                <w:szCs w:val="24"/>
                <w:lang w:val="fr-SN" w:eastAsia="fr-SN"/>
              </w:rPr>
              <w:t xml:space="preserve">Si Non aller </w:t>
            </w:r>
            <w:r w:rsidR="00BA0D41">
              <w:rPr>
                <w:rFonts w:ascii="Tahoma" w:eastAsia="Times New Roman" w:hAnsi="Tahoma" w:cs="Tahoma"/>
                <w:sz w:val="24"/>
                <w:szCs w:val="24"/>
                <w:lang w:val="fr-SN" w:eastAsia="fr-SN"/>
              </w:rPr>
              <w:t>à 2.03</w:t>
            </w:r>
          </w:p>
        </w:tc>
        <w:tc>
          <w:tcPr>
            <w:tcW w:w="1757" w:type="dxa"/>
            <w:tcBorders>
              <w:bottom w:val="single" w:sz="12" w:space="0" w:color="auto"/>
            </w:tcBorders>
            <w:shd w:val="clear" w:color="auto" w:fill="auto"/>
            <w:hideMark/>
          </w:tcPr>
          <w:p w14:paraId="48019875" w14:textId="77777777" w:rsidR="005B5023" w:rsidRDefault="005B5023" w:rsidP="000B7C9C">
            <w:pPr>
              <w:rPr>
                <w:rFonts w:ascii="Tahoma" w:eastAsia="Times New Roman" w:hAnsi="Tahoma" w:cs="Tahoma"/>
                <w:sz w:val="24"/>
                <w:szCs w:val="24"/>
                <w:lang w:val="fr-SN" w:eastAsia="fr-SN"/>
              </w:rPr>
            </w:pPr>
            <w:r w:rsidRPr="000E6AA4">
              <w:rPr>
                <w:rFonts w:ascii="Tahoma" w:eastAsia="Times New Roman" w:hAnsi="Tahoma" w:cs="Tahoma"/>
                <w:sz w:val="24"/>
                <w:szCs w:val="24"/>
                <w:lang w:val="fr-SN" w:eastAsia="fr-SN"/>
              </w:rPr>
              <w:t>A quelle fréquence effectuez-vous les dépenses en [POSTE DE DEPENSE]</w:t>
            </w:r>
            <w:r w:rsidRPr="000E6AA4">
              <w:rPr>
                <w:rFonts w:ascii="Tahoma" w:eastAsia="Times New Roman" w:hAnsi="Tahoma" w:cs="Tahoma"/>
                <w:sz w:val="24"/>
                <w:szCs w:val="24"/>
                <w:lang w:val="fr-SN" w:eastAsia="fr-SN"/>
              </w:rPr>
              <w:br/>
            </w:r>
            <w:r w:rsidRPr="000E6AA4">
              <w:rPr>
                <w:rFonts w:ascii="Tahoma" w:eastAsia="Times New Roman" w:hAnsi="Tahoma" w:cs="Tahoma"/>
                <w:sz w:val="24"/>
                <w:szCs w:val="24"/>
                <w:lang w:val="fr-SN" w:eastAsia="fr-SN"/>
              </w:rPr>
              <w:br/>
            </w:r>
            <w:r w:rsidRPr="000E6AA4">
              <w:rPr>
                <w:rFonts w:ascii="Tahoma" w:eastAsia="Times New Roman" w:hAnsi="Tahoma" w:cs="Tahoma"/>
                <w:sz w:val="24"/>
                <w:szCs w:val="24"/>
                <w:lang w:val="fr-SN" w:eastAsia="fr-SN"/>
              </w:rPr>
              <w:br/>
              <w:t xml:space="preserve">1 </w:t>
            </w:r>
            <w:r>
              <w:rPr>
                <w:rFonts w:ascii="Tahoma" w:eastAsia="Times New Roman" w:hAnsi="Tahoma" w:cs="Tahoma"/>
                <w:sz w:val="24"/>
                <w:szCs w:val="24"/>
                <w:lang w:val="fr-SN" w:eastAsia="fr-SN"/>
              </w:rPr>
              <w:t>Jour</w:t>
            </w:r>
            <w:r w:rsidRPr="000E6AA4">
              <w:rPr>
                <w:rFonts w:ascii="Tahoma" w:eastAsia="Times New Roman" w:hAnsi="Tahoma" w:cs="Tahoma"/>
                <w:sz w:val="24"/>
                <w:szCs w:val="24"/>
                <w:lang w:val="fr-SN" w:eastAsia="fr-SN"/>
              </w:rPr>
              <w:br/>
              <w:t xml:space="preserve">2 </w:t>
            </w:r>
            <w:r>
              <w:rPr>
                <w:rFonts w:ascii="Tahoma" w:eastAsia="Times New Roman" w:hAnsi="Tahoma" w:cs="Tahoma"/>
                <w:sz w:val="24"/>
                <w:szCs w:val="24"/>
                <w:lang w:val="fr-SN" w:eastAsia="fr-SN"/>
              </w:rPr>
              <w:t>Semaine</w:t>
            </w:r>
            <w:r w:rsidRPr="000E6AA4">
              <w:rPr>
                <w:rFonts w:ascii="Tahoma" w:eastAsia="Times New Roman" w:hAnsi="Tahoma" w:cs="Tahoma"/>
                <w:sz w:val="24"/>
                <w:szCs w:val="24"/>
                <w:lang w:val="fr-SN" w:eastAsia="fr-SN"/>
              </w:rPr>
              <w:br/>
              <w:t xml:space="preserve">3 </w:t>
            </w:r>
            <w:r w:rsidRPr="00DF7B12">
              <w:rPr>
                <w:rFonts w:ascii="Tahoma" w:eastAsia="Times New Roman" w:hAnsi="Tahoma" w:cs="Tahoma"/>
                <w:color w:val="000000" w:themeColor="text1"/>
                <w:sz w:val="24"/>
                <w:szCs w:val="24"/>
                <w:lang w:val="fr-SN" w:eastAsia="fr-SN"/>
              </w:rPr>
              <w:t>Mois</w:t>
            </w:r>
            <w:r w:rsidRPr="000E6AA4">
              <w:rPr>
                <w:rFonts w:ascii="Tahoma" w:eastAsia="Times New Roman" w:hAnsi="Tahoma" w:cs="Tahoma"/>
                <w:sz w:val="24"/>
                <w:szCs w:val="24"/>
                <w:lang w:val="fr-SN" w:eastAsia="fr-SN"/>
              </w:rPr>
              <w:br/>
              <w:t xml:space="preserve">4 </w:t>
            </w:r>
            <w:r>
              <w:rPr>
                <w:rFonts w:ascii="Tahoma" w:eastAsia="Times New Roman" w:hAnsi="Tahoma" w:cs="Tahoma"/>
                <w:sz w:val="24"/>
                <w:szCs w:val="24"/>
                <w:lang w:val="fr-SN" w:eastAsia="fr-SN"/>
              </w:rPr>
              <w:t>Deux mois</w:t>
            </w:r>
            <w:r w:rsidRPr="000E6AA4">
              <w:rPr>
                <w:rFonts w:ascii="Tahoma" w:eastAsia="Times New Roman" w:hAnsi="Tahoma" w:cs="Tahoma"/>
                <w:sz w:val="24"/>
                <w:szCs w:val="24"/>
                <w:lang w:val="fr-SN" w:eastAsia="fr-SN"/>
              </w:rPr>
              <w:br/>
              <w:t xml:space="preserve">5 </w:t>
            </w:r>
            <w:r>
              <w:rPr>
                <w:rFonts w:ascii="Tahoma" w:eastAsia="Times New Roman" w:hAnsi="Tahoma" w:cs="Tahoma"/>
                <w:sz w:val="24"/>
                <w:szCs w:val="24"/>
                <w:lang w:val="fr-SN" w:eastAsia="fr-SN"/>
              </w:rPr>
              <w:t>Trimestre</w:t>
            </w:r>
            <w:r w:rsidRPr="000E6AA4">
              <w:rPr>
                <w:rFonts w:ascii="Tahoma" w:eastAsia="Times New Roman" w:hAnsi="Tahoma" w:cs="Tahoma"/>
                <w:sz w:val="24"/>
                <w:szCs w:val="24"/>
                <w:lang w:val="fr-SN" w:eastAsia="fr-SN"/>
              </w:rPr>
              <w:br/>
              <w:t xml:space="preserve">6 </w:t>
            </w:r>
            <w:r>
              <w:rPr>
                <w:rFonts w:ascii="Tahoma" w:eastAsia="Times New Roman" w:hAnsi="Tahoma" w:cs="Tahoma"/>
                <w:sz w:val="24"/>
                <w:szCs w:val="24"/>
                <w:lang w:val="fr-SN" w:eastAsia="fr-SN"/>
              </w:rPr>
              <w:t>Année</w:t>
            </w:r>
          </w:p>
          <w:p w14:paraId="00429541" w14:textId="77777777" w:rsidR="005B5023" w:rsidRDefault="005B5023" w:rsidP="000B7C9C">
            <w:pPr>
              <w:rPr>
                <w:rFonts w:ascii="Tahoma" w:eastAsia="Times New Roman" w:hAnsi="Tahoma" w:cs="Tahoma"/>
                <w:sz w:val="24"/>
                <w:szCs w:val="24"/>
                <w:lang w:val="fr-SN" w:eastAsia="fr-SN"/>
              </w:rPr>
            </w:pPr>
          </w:p>
          <w:p w14:paraId="15647C70" w14:textId="77777777" w:rsidR="005B5023" w:rsidRDefault="005B5023" w:rsidP="00941C98">
            <w:pPr>
              <w:rPr>
                <w:rFonts w:ascii="Tahoma" w:eastAsia="Times New Roman" w:hAnsi="Tahoma" w:cs="Tahoma"/>
                <w:sz w:val="24"/>
                <w:szCs w:val="24"/>
                <w:lang w:val="fr-SN" w:eastAsia="fr-SN"/>
              </w:rPr>
            </w:pPr>
            <w:r>
              <w:rPr>
                <w:rFonts w:ascii="Tahoma" w:eastAsia="Times New Roman" w:hAnsi="Tahoma" w:cs="Tahoma"/>
                <w:sz w:val="24"/>
                <w:szCs w:val="24"/>
                <w:lang w:val="fr-SN" w:eastAsia="fr-SN"/>
              </w:rPr>
              <w:t xml:space="preserve">    |__|</w:t>
            </w:r>
          </w:p>
          <w:p w14:paraId="6E92156B" w14:textId="6615AD84" w:rsidR="005B5023" w:rsidRPr="000E6AA4" w:rsidRDefault="005B5023" w:rsidP="000B7C9C">
            <w:pPr>
              <w:rPr>
                <w:rFonts w:ascii="Tahoma" w:eastAsia="Times New Roman" w:hAnsi="Tahoma" w:cs="Tahoma"/>
                <w:sz w:val="24"/>
                <w:szCs w:val="24"/>
                <w:lang w:val="fr-SN" w:eastAsia="fr-SN"/>
              </w:rPr>
            </w:pPr>
          </w:p>
        </w:tc>
        <w:tc>
          <w:tcPr>
            <w:tcW w:w="1800" w:type="dxa"/>
            <w:tcBorders>
              <w:bottom w:val="single" w:sz="12" w:space="0" w:color="auto"/>
            </w:tcBorders>
            <w:shd w:val="clear" w:color="auto" w:fill="auto"/>
            <w:hideMark/>
          </w:tcPr>
          <w:p w14:paraId="452C39AA" w14:textId="617F7422" w:rsidR="005B5023" w:rsidRDefault="005B5023" w:rsidP="000B7C9C">
            <w:pPr>
              <w:rPr>
                <w:rFonts w:ascii="Tahoma" w:eastAsia="Times New Roman" w:hAnsi="Tahoma" w:cs="Tahoma"/>
                <w:sz w:val="24"/>
                <w:szCs w:val="24"/>
                <w:lang w:val="fr-SN" w:eastAsia="fr-SN"/>
              </w:rPr>
            </w:pPr>
            <w:r>
              <w:rPr>
                <w:rFonts w:ascii="Tahoma" w:eastAsia="Times New Roman" w:hAnsi="Tahoma" w:cs="Tahoma"/>
                <w:sz w:val="24"/>
                <w:szCs w:val="24"/>
                <w:lang w:val="fr-SN" w:eastAsia="fr-SN"/>
              </w:rPr>
              <w:t xml:space="preserve">Combien </w:t>
            </w:r>
            <w:r w:rsidRPr="000E6AA4">
              <w:rPr>
                <w:rFonts w:ascii="Tahoma" w:eastAsia="Times New Roman" w:hAnsi="Tahoma" w:cs="Tahoma"/>
                <w:sz w:val="24"/>
                <w:szCs w:val="24"/>
                <w:lang w:val="fr-SN" w:eastAsia="fr-SN"/>
              </w:rPr>
              <w:t>dépensez-vous en moyenne par [2</w:t>
            </w:r>
            <w:r>
              <w:rPr>
                <w:rFonts w:ascii="Tahoma" w:eastAsia="Times New Roman" w:hAnsi="Tahoma" w:cs="Tahoma"/>
                <w:sz w:val="24"/>
                <w:szCs w:val="24"/>
                <w:lang w:val="fr-SN" w:eastAsia="fr-SN"/>
              </w:rPr>
              <w:t>.</w:t>
            </w:r>
            <w:r w:rsidRPr="000E6AA4">
              <w:rPr>
                <w:rFonts w:ascii="Tahoma" w:eastAsia="Times New Roman" w:hAnsi="Tahoma" w:cs="Tahoma"/>
                <w:sz w:val="24"/>
                <w:szCs w:val="24"/>
                <w:lang w:val="fr-SN" w:eastAsia="fr-SN"/>
              </w:rPr>
              <w:t>01] en [POSTE DE DEPENSE] en FCFA</w:t>
            </w:r>
          </w:p>
          <w:p w14:paraId="4CAD0AD8" w14:textId="77777777" w:rsidR="00292136" w:rsidRDefault="00292136" w:rsidP="000B7C9C">
            <w:pPr>
              <w:rPr>
                <w:rFonts w:ascii="Tahoma" w:eastAsia="Times New Roman" w:hAnsi="Tahoma" w:cs="Tahoma"/>
                <w:sz w:val="24"/>
                <w:szCs w:val="24"/>
                <w:lang w:val="fr-SN" w:eastAsia="fr-SN"/>
              </w:rPr>
            </w:pPr>
          </w:p>
          <w:p w14:paraId="2585E360" w14:textId="77777777" w:rsidR="00292136" w:rsidRDefault="00292136" w:rsidP="000B7C9C">
            <w:pPr>
              <w:rPr>
                <w:rFonts w:ascii="Tahoma" w:eastAsia="Times New Roman" w:hAnsi="Tahoma" w:cs="Tahoma"/>
                <w:sz w:val="24"/>
                <w:szCs w:val="24"/>
                <w:lang w:val="fr-SN" w:eastAsia="fr-SN"/>
              </w:rPr>
            </w:pPr>
          </w:p>
          <w:p w14:paraId="1C70AABA" w14:textId="77777777" w:rsidR="00292136" w:rsidRDefault="00292136" w:rsidP="000B7C9C">
            <w:pPr>
              <w:rPr>
                <w:rFonts w:ascii="Tahoma" w:eastAsia="Times New Roman" w:hAnsi="Tahoma" w:cs="Tahoma"/>
                <w:sz w:val="24"/>
                <w:szCs w:val="24"/>
                <w:lang w:val="fr-SN" w:eastAsia="fr-SN"/>
              </w:rPr>
            </w:pPr>
          </w:p>
          <w:p w14:paraId="295254AC" w14:textId="77777777" w:rsidR="00292136" w:rsidRDefault="00292136" w:rsidP="000B7C9C">
            <w:pPr>
              <w:rPr>
                <w:rFonts w:ascii="Tahoma" w:eastAsia="Times New Roman" w:hAnsi="Tahoma" w:cs="Tahoma"/>
                <w:sz w:val="24"/>
                <w:szCs w:val="24"/>
                <w:lang w:val="fr-SN" w:eastAsia="fr-SN"/>
              </w:rPr>
            </w:pPr>
          </w:p>
          <w:p w14:paraId="56871FAD" w14:textId="6DEFE40E" w:rsidR="00292136" w:rsidRDefault="00292136" w:rsidP="000B7C9C">
            <w:pPr>
              <w:rPr>
                <w:rFonts w:ascii="Tahoma" w:eastAsia="Times New Roman" w:hAnsi="Tahoma" w:cs="Tahoma"/>
                <w:sz w:val="24"/>
                <w:szCs w:val="24"/>
                <w:lang w:val="fr-SN" w:eastAsia="fr-SN"/>
              </w:rPr>
            </w:pPr>
            <w:r>
              <w:rPr>
                <w:rFonts w:ascii="Tahoma" w:eastAsia="Times New Roman" w:hAnsi="Tahoma" w:cs="Tahoma"/>
                <w:sz w:val="24"/>
                <w:szCs w:val="24"/>
                <w:lang w:val="fr-SN" w:eastAsia="fr-SN"/>
              </w:rPr>
              <w:t xml:space="preserve">   </w:t>
            </w:r>
          </w:p>
          <w:p w14:paraId="754C9072" w14:textId="49F07E61" w:rsidR="00292136" w:rsidRPr="000E6AA4" w:rsidRDefault="00292136" w:rsidP="000B7C9C">
            <w:pPr>
              <w:rPr>
                <w:rFonts w:ascii="Tahoma" w:eastAsia="Times New Roman" w:hAnsi="Tahoma" w:cs="Tahoma"/>
                <w:sz w:val="24"/>
                <w:szCs w:val="24"/>
                <w:lang w:val="fr-SN" w:eastAsia="fr-SN"/>
              </w:rPr>
            </w:pPr>
          </w:p>
        </w:tc>
        <w:tc>
          <w:tcPr>
            <w:tcW w:w="1706" w:type="dxa"/>
            <w:tcBorders>
              <w:bottom w:val="single" w:sz="12" w:space="0" w:color="auto"/>
            </w:tcBorders>
          </w:tcPr>
          <w:p w14:paraId="70DFEB3D" w14:textId="0BEB9E0E" w:rsidR="005B5023" w:rsidRDefault="005B5023" w:rsidP="00FF6CED">
            <w:pPr>
              <w:rPr>
                <w:rFonts w:ascii="Tahoma" w:eastAsia="Times New Roman" w:hAnsi="Tahoma" w:cs="Tahoma"/>
                <w:sz w:val="24"/>
                <w:szCs w:val="24"/>
                <w:lang w:val="fr-SN" w:eastAsia="fr-SN"/>
              </w:rPr>
            </w:pPr>
            <w:r>
              <w:rPr>
                <w:rFonts w:ascii="Tahoma" w:eastAsia="Times New Roman" w:hAnsi="Tahoma" w:cs="Tahoma"/>
                <w:sz w:val="24"/>
                <w:szCs w:val="24"/>
                <w:lang w:val="fr-SN" w:eastAsia="fr-SN"/>
              </w:rPr>
              <w:t>Si une partie de votre  consommation en [POSTE DE DEPENSE] provient de votre propre production, de combien évaluerai vous ce montant ?</w:t>
            </w:r>
          </w:p>
        </w:tc>
        <w:tc>
          <w:tcPr>
            <w:tcW w:w="1762" w:type="dxa"/>
            <w:tcBorders>
              <w:bottom w:val="single" w:sz="12" w:space="0" w:color="auto"/>
            </w:tcBorders>
          </w:tcPr>
          <w:p w14:paraId="3B082514" w14:textId="1E6869C7" w:rsidR="005B5023" w:rsidRDefault="005B5023" w:rsidP="005B5023">
            <w:pPr>
              <w:rPr>
                <w:rFonts w:ascii="Tahoma" w:eastAsia="Times New Roman" w:hAnsi="Tahoma" w:cs="Tahoma"/>
                <w:sz w:val="24"/>
                <w:szCs w:val="24"/>
                <w:lang w:val="fr-SN" w:eastAsia="fr-SN"/>
              </w:rPr>
            </w:pPr>
            <w:r>
              <w:rPr>
                <w:rFonts w:ascii="Tahoma" w:eastAsia="Times New Roman" w:hAnsi="Tahoma" w:cs="Tahoma"/>
                <w:sz w:val="24"/>
                <w:szCs w:val="24"/>
                <w:lang w:val="fr-SN" w:eastAsia="fr-SN"/>
              </w:rPr>
              <w:t xml:space="preserve">Si une partie de votre consommation en [POSTE DE DEPENSE] provient d’autres </w:t>
            </w:r>
            <w:r w:rsidR="00BA0D41">
              <w:rPr>
                <w:rFonts w:ascii="Tahoma" w:eastAsia="Times New Roman" w:hAnsi="Tahoma" w:cs="Tahoma"/>
                <w:sz w:val="24"/>
                <w:szCs w:val="24"/>
                <w:lang w:val="fr-SN" w:eastAsia="fr-SN"/>
              </w:rPr>
              <w:t>sources (par exemple les dons, cadeaux etc.)</w:t>
            </w:r>
            <w:r>
              <w:rPr>
                <w:rFonts w:ascii="Tahoma" w:eastAsia="Times New Roman" w:hAnsi="Tahoma" w:cs="Tahoma"/>
                <w:sz w:val="24"/>
                <w:szCs w:val="24"/>
                <w:lang w:val="fr-SN" w:eastAsia="fr-SN"/>
              </w:rPr>
              <w:t>, de combien évaluerai vous ce montant ?</w:t>
            </w:r>
          </w:p>
        </w:tc>
      </w:tr>
      <w:tr w:rsidR="005B5023" w:rsidRPr="007F74CA" w14:paraId="0A691078" w14:textId="428356D8" w:rsidTr="00F324DF">
        <w:trPr>
          <w:trHeight w:val="326"/>
        </w:trPr>
        <w:tc>
          <w:tcPr>
            <w:tcW w:w="1202" w:type="dxa"/>
            <w:vMerge/>
            <w:vAlign w:val="center"/>
            <w:hideMark/>
          </w:tcPr>
          <w:p w14:paraId="1D8A8A64" w14:textId="77777777" w:rsidR="005B5023" w:rsidRPr="000E6AA4" w:rsidRDefault="005B5023" w:rsidP="000B7C9C">
            <w:pPr>
              <w:rPr>
                <w:rFonts w:ascii="Tahoma" w:eastAsia="Times New Roman" w:hAnsi="Tahoma" w:cs="Tahoma"/>
                <w:b/>
                <w:bCs/>
                <w:sz w:val="24"/>
                <w:szCs w:val="24"/>
                <w:lang w:val="fr-SN" w:eastAsia="fr-SN"/>
              </w:rPr>
            </w:pPr>
          </w:p>
        </w:tc>
        <w:tc>
          <w:tcPr>
            <w:tcW w:w="4918" w:type="dxa"/>
            <w:vMerge/>
            <w:shd w:val="clear" w:color="auto" w:fill="auto"/>
            <w:hideMark/>
          </w:tcPr>
          <w:p w14:paraId="66EBCF1B" w14:textId="77777777" w:rsidR="005B5023" w:rsidRPr="000E6AA4" w:rsidRDefault="005B5023" w:rsidP="000B7C9C">
            <w:pPr>
              <w:rPr>
                <w:rFonts w:ascii="Tahoma" w:eastAsia="Times New Roman" w:hAnsi="Tahoma" w:cs="Tahoma"/>
                <w:b/>
                <w:bCs/>
                <w:sz w:val="24"/>
                <w:szCs w:val="24"/>
                <w:lang w:val="fr-SN" w:eastAsia="fr-SN"/>
              </w:rPr>
            </w:pPr>
          </w:p>
        </w:tc>
        <w:tc>
          <w:tcPr>
            <w:tcW w:w="1710" w:type="dxa"/>
          </w:tcPr>
          <w:p w14:paraId="6F6E64AF" w14:textId="3CF5AAC1" w:rsidR="005B5023" w:rsidRPr="000E6AA4" w:rsidRDefault="005B5023" w:rsidP="000B7C9C">
            <w:pPr>
              <w:rPr>
                <w:rFonts w:ascii="Tahoma" w:eastAsia="Times New Roman" w:hAnsi="Tahoma" w:cs="Tahoma"/>
                <w:sz w:val="24"/>
                <w:szCs w:val="24"/>
                <w:lang w:val="fr-SN" w:eastAsia="fr-SN"/>
              </w:rPr>
            </w:pPr>
            <w:r w:rsidRPr="000E6AA4">
              <w:rPr>
                <w:rFonts w:ascii="Tahoma" w:eastAsia="Times New Roman" w:hAnsi="Tahoma" w:cs="Tahoma"/>
                <w:sz w:val="24"/>
                <w:szCs w:val="24"/>
                <w:lang w:val="fr-SN" w:eastAsia="fr-SN"/>
              </w:rPr>
              <w:t>CODE</w:t>
            </w:r>
          </w:p>
        </w:tc>
        <w:tc>
          <w:tcPr>
            <w:tcW w:w="1757" w:type="dxa"/>
            <w:shd w:val="clear" w:color="auto" w:fill="auto"/>
            <w:noWrap/>
            <w:vAlign w:val="bottom"/>
            <w:hideMark/>
          </w:tcPr>
          <w:p w14:paraId="7F752229" w14:textId="0B4BA10F" w:rsidR="005B5023" w:rsidRPr="000E6AA4" w:rsidRDefault="005B5023" w:rsidP="000B7C9C">
            <w:pPr>
              <w:rPr>
                <w:rFonts w:ascii="Tahoma" w:eastAsia="Times New Roman" w:hAnsi="Tahoma" w:cs="Tahoma"/>
                <w:sz w:val="24"/>
                <w:szCs w:val="24"/>
                <w:lang w:val="fr-SN" w:eastAsia="fr-SN"/>
              </w:rPr>
            </w:pPr>
            <w:r w:rsidRPr="000E6AA4">
              <w:rPr>
                <w:rFonts w:ascii="Tahoma" w:eastAsia="Times New Roman" w:hAnsi="Tahoma" w:cs="Tahoma"/>
                <w:sz w:val="24"/>
                <w:szCs w:val="24"/>
                <w:lang w:val="fr-SN" w:eastAsia="fr-SN"/>
              </w:rPr>
              <w:t>CODE</w:t>
            </w:r>
          </w:p>
        </w:tc>
        <w:tc>
          <w:tcPr>
            <w:tcW w:w="1800" w:type="dxa"/>
            <w:shd w:val="clear" w:color="auto" w:fill="auto"/>
            <w:noWrap/>
            <w:vAlign w:val="bottom"/>
            <w:hideMark/>
          </w:tcPr>
          <w:p w14:paraId="4BAC798D" w14:textId="77777777" w:rsidR="005B5023" w:rsidRPr="000E6AA4" w:rsidRDefault="005B5023" w:rsidP="000B7C9C">
            <w:pPr>
              <w:rPr>
                <w:rFonts w:ascii="Tahoma" w:eastAsia="Times New Roman" w:hAnsi="Tahoma" w:cs="Tahoma"/>
                <w:sz w:val="24"/>
                <w:szCs w:val="24"/>
                <w:lang w:val="fr-SN" w:eastAsia="fr-SN"/>
              </w:rPr>
            </w:pPr>
            <w:r w:rsidRPr="000E6AA4">
              <w:rPr>
                <w:rFonts w:ascii="Tahoma" w:eastAsia="Times New Roman" w:hAnsi="Tahoma" w:cs="Tahoma"/>
                <w:sz w:val="24"/>
                <w:szCs w:val="24"/>
                <w:lang w:val="fr-SN" w:eastAsia="fr-SN"/>
              </w:rPr>
              <w:t>FCFA</w:t>
            </w:r>
          </w:p>
        </w:tc>
        <w:tc>
          <w:tcPr>
            <w:tcW w:w="1706" w:type="dxa"/>
          </w:tcPr>
          <w:p w14:paraId="7D57005C" w14:textId="2FB12E50" w:rsidR="005B5023" w:rsidRPr="000E6AA4" w:rsidRDefault="005B5023" w:rsidP="000B7C9C">
            <w:pPr>
              <w:rPr>
                <w:rFonts w:ascii="Tahoma" w:eastAsia="Times New Roman" w:hAnsi="Tahoma" w:cs="Tahoma"/>
                <w:sz w:val="24"/>
                <w:szCs w:val="24"/>
                <w:lang w:val="fr-SN" w:eastAsia="fr-SN"/>
              </w:rPr>
            </w:pPr>
            <w:r w:rsidRPr="000E6AA4">
              <w:rPr>
                <w:rFonts w:ascii="Tahoma" w:eastAsia="Times New Roman" w:hAnsi="Tahoma" w:cs="Tahoma"/>
                <w:sz w:val="24"/>
                <w:szCs w:val="24"/>
                <w:lang w:val="fr-SN" w:eastAsia="fr-SN"/>
              </w:rPr>
              <w:t>FCFA</w:t>
            </w:r>
          </w:p>
        </w:tc>
        <w:tc>
          <w:tcPr>
            <w:tcW w:w="1762" w:type="dxa"/>
          </w:tcPr>
          <w:p w14:paraId="43A7697F" w14:textId="3B4A925F" w:rsidR="005B5023" w:rsidRPr="000E6AA4" w:rsidRDefault="005B5023" w:rsidP="000B7C9C">
            <w:pPr>
              <w:rPr>
                <w:rFonts w:ascii="Tahoma" w:eastAsia="Times New Roman" w:hAnsi="Tahoma" w:cs="Tahoma"/>
                <w:sz w:val="24"/>
                <w:szCs w:val="24"/>
                <w:lang w:val="fr-SN" w:eastAsia="fr-SN"/>
              </w:rPr>
            </w:pPr>
            <w:r w:rsidRPr="000E6AA4">
              <w:rPr>
                <w:rFonts w:ascii="Tahoma" w:eastAsia="Times New Roman" w:hAnsi="Tahoma" w:cs="Tahoma"/>
                <w:sz w:val="24"/>
                <w:szCs w:val="24"/>
                <w:lang w:val="fr-SN" w:eastAsia="fr-SN"/>
              </w:rPr>
              <w:t>FCFA</w:t>
            </w:r>
          </w:p>
        </w:tc>
      </w:tr>
      <w:tr w:rsidR="005B5023" w:rsidRPr="002221F6" w14:paraId="0E486B2E" w14:textId="0886FC7D" w:rsidTr="00F324DF">
        <w:trPr>
          <w:trHeight w:val="351"/>
        </w:trPr>
        <w:tc>
          <w:tcPr>
            <w:tcW w:w="1202" w:type="dxa"/>
            <w:shd w:val="clear" w:color="auto" w:fill="auto"/>
            <w:noWrap/>
            <w:vAlign w:val="bottom"/>
            <w:hideMark/>
          </w:tcPr>
          <w:p w14:paraId="7BA979F9" w14:textId="66939CFD" w:rsidR="005B5023" w:rsidRPr="000E6AA4" w:rsidRDefault="005B5023" w:rsidP="000B7C9C">
            <w:pPr>
              <w:jc w:val="center"/>
              <w:rPr>
                <w:rFonts w:ascii="Tahoma" w:eastAsia="Times New Roman" w:hAnsi="Tahoma" w:cs="Tahoma"/>
                <w:sz w:val="24"/>
                <w:szCs w:val="24"/>
                <w:lang w:val="fr-SN" w:eastAsia="fr-SN"/>
              </w:rPr>
            </w:pPr>
            <w:del w:id="0" w:author="Ousseynou MBAYE" w:date="2024-11-28T10:23:00Z">
              <w:r w:rsidDel="00083169">
                <w:rPr>
                  <w:rFonts w:ascii="Tahoma" w:eastAsia="Times New Roman" w:hAnsi="Tahoma" w:cs="Tahoma"/>
                  <w:sz w:val="24"/>
                  <w:szCs w:val="24"/>
                  <w:lang w:val="fr-SN" w:eastAsia="fr-SN"/>
                </w:rPr>
                <w:delText>1</w:delText>
              </w:r>
            </w:del>
            <w:ins w:id="1" w:author="Ousseynou MBAYE" w:date="2024-11-28T10:23:00Z">
              <w:r w:rsidR="00083169">
                <w:rPr>
                  <w:rFonts w:ascii="Tahoma" w:eastAsia="Times New Roman" w:hAnsi="Tahoma" w:cs="Tahoma"/>
                  <w:sz w:val="24"/>
                  <w:szCs w:val="24"/>
                  <w:lang w:val="fr-SN" w:eastAsia="fr-SN"/>
                </w:rPr>
                <w:t xml:space="preserve"> </w:t>
              </w:r>
            </w:ins>
          </w:p>
        </w:tc>
        <w:tc>
          <w:tcPr>
            <w:tcW w:w="4918" w:type="dxa"/>
            <w:shd w:val="clear" w:color="auto" w:fill="auto"/>
            <w:noWrap/>
            <w:vAlign w:val="bottom"/>
            <w:hideMark/>
          </w:tcPr>
          <w:p w14:paraId="547CB5AB" w14:textId="28D5EC66" w:rsidR="005B5023" w:rsidRDefault="005B5023" w:rsidP="000B7C9C">
            <w:pPr>
              <w:rPr>
                <w:rFonts w:ascii="Tahoma" w:eastAsia="Times New Roman" w:hAnsi="Tahoma" w:cs="Tahoma"/>
                <w:sz w:val="24"/>
                <w:szCs w:val="24"/>
                <w:lang w:val="fr-SN" w:eastAsia="fr-SN"/>
              </w:rPr>
            </w:pPr>
            <w:r w:rsidRPr="00DF7B12">
              <w:rPr>
                <w:rFonts w:ascii="Tahoma" w:eastAsia="Times New Roman" w:hAnsi="Tahoma" w:cs="Tahoma"/>
                <w:sz w:val="24"/>
                <w:szCs w:val="24"/>
                <w:lang w:val="fr-SN" w:eastAsia="fr-SN"/>
              </w:rPr>
              <w:t>Consommation au sein du ménage</w:t>
            </w:r>
          </w:p>
          <w:p w14:paraId="6B69015E" w14:textId="4AE88C79" w:rsidR="000645DD" w:rsidRPr="00F324DF" w:rsidRDefault="005B5023" w:rsidP="00F324DF">
            <w:pPr>
              <w:pStyle w:val="Paragraphedeliste"/>
              <w:numPr>
                <w:ilvl w:val="0"/>
                <w:numId w:val="102"/>
              </w:numPr>
              <w:rPr>
                <w:rFonts w:ascii="Tahoma" w:eastAsia="Times New Roman" w:hAnsi="Tahoma" w:cs="Tahoma"/>
                <w:sz w:val="20"/>
                <w:szCs w:val="24"/>
                <w:lang w:val="fr-SN" w:eastAsia="fr-SN"/>
              </w:rPr>
            </w:pPr>
            <w:r w:rsidRPr="00F324DF">
              <w:rPr>
                <w:rFonts w:ascii="Tahoma" w:eastAsia="Times New Roman" w:hAnsi="Tahoma" w:cs="Tahoma"/>
                <w:sz w:val="20"/>
                <w:szCs w:val="24"/>
                <w:lang w:val="fr-SN" w:eastAsia="fr-SN"/>
              </w:rPr>
              <w:t xml:space="preserve">CÉRÉALES </w:t>
            </w:r>
          </w:p>
          <w:p w14:paraId="0EBE9680" w14:textId="5661E6A1" w:rsidR="000645DD" w:rsidRPr="00F324DF" w:rsidRDefault="005B5023" w:rsidP="00F324DF">
            <w:pPr>
              <w:pStyle w:val="Paragraphedeliste"/>
              <w:numPr>
                <w:ilvl w:val="0"/>
                <w:numId w:val="102"/>
              </w:numPr>
              <w:rPr>
                <w:rFonts w:ascii="Tahoma" w:eastAsia="Times New Roman" w:hAnsi="Tahoma" w:cs="Tahoma"/>
                <w:sz w:val="20"/>
                <w:szCs w:val="24"/>
                <w:lang w:val="fr-SN" w:eastAsia="fr-SN"/>
              </w:rPr>
            </w:pPr>
            <w:r w:rsidRPr="00F324DF">
              <w:rPr>
                <w:rFonts w:ascii="Tahoma" w:eastAsia="Times New Roman" w:hAnsi="Tahoma" w:cs="Tahoma"/>
                <w:sz w:val="20"/>
                <w:szCs w:val="24"/>
                <w:lang w:val="fr-SN" w:eastAsia="fr-SN"/>
              </w:rPr>
              <w:t xml:space="preserve">PAINS </w:t>
            </w:r>
          </w:p>
          <w:p w14:paraId="6C9DA137" w14:textId="04D9A52E" w:rsidR="000645DD" w:rsidRPr="00F324DF" w:rsidRDefault="005B5023" w:rsidP="00F324DF">
            <w:pPr>
              <w:pStyle w:val="Paragraphedeliste"/>
              <w:numPr>
                <w:ilvl w:val="0"/>
                <w:numId w:val="102"/>
              </w:numPr>
              <w:rPr>
                <w:rFonts w:ascii="Tahoma" w:eastAsia="Times New Roman" w:hAnsi="Tahoma" w:cs="Tahoma"/>
                <w:sz w:val="20"/>
                <w:szCs w:val="24"/>
                <w:lang w:val="fr-SN" w:eastAsia="fr-SN"/>
              </w:rPr>
            </w:pPr>
            <w:r w:rsidRPr="00F324DF">
              <w:rPr>
                <w:rFonts w:ascii="Tahoma" w:eastAsia="Times New Roman" w:hAnsi="Tahoma" w:cs="Tahoma"/>
                <w:sz w:val="20"/>
                <w:szCs w:val="24"/>
                <w:lang w:val="fr-SN" w:eastAsia="fr-SN"/>
              </w:rPr>
              <w:t>VIANDE</w:t>
            </w:r>
          </w:p>
          <w:p w14:paraId="1F240F3F" w14:textId="2CA27E66" w:rsidR="000645DD" w:rsidRPr="00F324DF" w:rsidRDefault="005B5023" w:rsidP="00F324DF">
            <w:pPr>
              <w:pStyle w:val="Paragraphedeliste"/>
              <w:numPr>
                <w:ilvl w:val="0"/>
                <w:numId w:val="102"/>
              </w:numPr>
              <w:rPr>
                <w:rFonts w:ascii="Tahoma" w:eastAsia="Times New Roman" w:hAnsi="Tahoma" w:cs="Tahoma"/>
                <w:sz w:val="20"/>
                <w:szCs w:val="24"/>
                <w:lang w:val="fr-SN" w:eastAsia="fr-SN"/>
              </w:rPr>
            </w:pPr>
            <w:r w:rsidRPr="00F324DF">
              <w:rPr>
                <w:rFonts w:ascii="Tahoma" w:eastAsia="Times New Roman" w:hAnsi="Tahoma" w:cs="Tahoma"/>
                <w:sz w:val="20"/>
                <w:szCs w:val="24"/>
                <w:lang w:val="fr-SN" w:eastAsia="fr-SN"/>
              </w:rPr>
              <w:t>POISSON ET FRUITS DE MER</w:t>
            </w:r>
          </w:p>
          <w:p w14:paraId="074C56CE" w14:textId="23EF234F" w:rsidR="000645DD" w:rsidRPr="00F324DF" w:rsidRDefault="005B5023" w:rsidP="00F324DF">
            <w:pPr>
              <w:pStyle w:val="Paragraphedeliste"/>
              <w:numPr>
                <w:ilvl w:val="0"/>
                <w:numId w:val="102"/>
              </w:numPr>
              <w:rPr>
                <w:rFonts w:ascii="Tahoma" w:eastAsia="Times New Roman" w:hAnsi="Tahoma" w:cs="Tahoma"/>
                <w:sz w:val="20"/>
                <w:szCs w:val="24"/>
                <w:lang w:val="fr-SN" w:eastAsia="fr-SN"/>
              </w:rPr>
            </w:pPr>
            <w:r w:rsidRPr="00F324DF">
              <w:rPr>
                <w:rFonts w:ascii="Tahoma" w:eastAsia="Times New Roman" w:hAnsi="Tahoma" w:cs="Tahoma"/>
                <w:sz w:val="20"/>
                <w:szCs w:val="24"/>
                <w:lang w:val="fr-SN" w:eastAsia="fr-SN"/>
              </w:rPr>
              <w:t xml:space="preserve">LAIT, FROMAGE ET </w:t>
            </w:r>
            <w:r w:rsidR="000645DD">
              <w:rPr>
                <w:rFonts w:ascii="Tahoma" w:eastAsia="Times New Roman" w:hAnsi="Tahoma" w:cs="Tahoma"/>
                <w:sz w:val="20"/>
                <w:szCs w:val="24"/>
                <w:lang w:val="fr-SN" w:eastAsia="fr-SN"/>
              </w:rPr>
              <w:t>œufs</w:t>
            </w:r>
          </w:p>
          <w:p w14:paraId="2A986CFD" w14:textId="282A4C6A" w:rsidR="000645DD" w:rsidRPr="00F324DF" w:rsidRDefault="005B5023" w:rsidP="00F324DF">
            <w:pPr>
              <w:pStyle w:val="Paragraphedeliste"/>
              <w:numPr>
                <w:ilvl w:val="0"/>
                <w:numId w:val="102"/>
              </w:numPr>
              <w:rPr>
                <w:rFonts w:ascii="Tahoma" w:eastAsia="Times New Roman" w:hAnsi="Tahoma" w:cs="Tahoma"/>
                <w:sz w:val="20"/>
                <w:szCs w:val="24"/>
                <w:lang w:val="fr-SN" w:eastAsia="fr-SN"/>
              </w:rPr>
            </w:pPr>
            <w:r w:rsidRPr="00F324DF">
              <w:rPr>
                <w:rFonts w:ascii="Tahoma" w:eastAsia="Times New Roman" w:hAnsi="Tahoma" w:cs="Tahoma"/>
                <w:sz w:val="20"/>
                <w:szCs w:val="24"/>
                <w:lang w:val="fr-SN" w:eastAsia="fr-SN"/>
              </w:rPr>
              <w:t>HUILES ET GRAISSES</w:t>
            </w:r>
          </w:p>
          <w:p w14:paraId="2B044A1C" w14:textId="2FF4FDCF" w:rsidR="000645DD" w:rsidRPr="00F324DF" w:rsidRDefault="005B5023" w:rsidP="00F324DF">
            <w:pPr>
              <w:pStyle w:val="Paragraphedeliste"/>
              <w:numPr>
                <w:ilvl w:val="0"/>
                <w:numId w:val="102"/>
              </w:numPr>
              <w:rPr>
                <w:rFonts w:ascii="Tahoma" w:eastAsia="Times New Roman" w:hAnsi="Tahoma" w:cs="Tahoma"/>
                <w:sz w:val="20"/>
                <w:szCs w:val="24"/>
                <w:lang w:val="fr-SN" w:eastAsia="fr-SN"/>
              </w:rPr>
            </w:pPr>
            <w:r w:rsidRPr="00F324DF">
              <w:rPr>
                <w:rFonts w:ascii="Tahoma" w:eastAsia="Times New Roman" w:hAnsi="Tahoma" w:cs="Tahoma"/>
                <w:sz w:val="20"/>
                <w:szCs w:val="24"/>
                <w:lang w:val="fr-SN" w:eastAsia="fr-SN"/>
              </w:rPr>
              <w:t>FRUIT</w:t>
            </w:r>
            <w:r w:rsidR="000645DD">
              <w:rPr>
                <w:rFonts w:ascii="Tahoma" w:eastAsia="Times New Roman" w:hAnsi="Tahoma" w:cs="Tahoma"/>
                <w:sz w:val="20"/>
                <w:szCs w:val="24"/>
                <w:lang w:val="fr-SN" w:eastAsia="fr-SN"/>
              </w:rPr>
              <w:t>S</w:t>
            </w:r>
          </w:p>
          <w:p w14:paraId="5FAE328E" w14:textId="64B9A7F8" w:rsidR="000645DD" w:rsidRPr="00F324DF" w:rsidRDefault="005B5023" w:rsidP="00F324DF">
            <w:pPr>
              <w:pStyle w:val="Paragraphedeliste"/>
              <w:numPr>
                <w:ilvl w:val="0"/>
                <w:numId w:val="102"/>
              </w:numPr>
              <w:rPr>
                <w:rFonts w:ascii="Tahoma" w:eastAsia="Times New Roman" w:hAnsi="Tahoma" w:cs="Tahoma"/>
                <w:sz w:val="20"/>
                <w:szCs w:val="24"/>
                <w:lang w:val="fr-SN" w:eastAsia="fr-SN"/>
              </w:rPr>
            </w:pPr>
            <w:r w:rsidRPr="00F324DF">
              <w:rPr>
                <w:rFonts w:ascii="Tahoma" w:eastAsia="Times New Roman" w:hAnsi="Tahoma" w:cs="Tahoma"/>
                <w:sz w:val="20"/>
                <w:szCs w:val="24"/>
                <w:lang w:val="fr-SN" w:eastAsia="fr-SN"/>
              </w:rPr>
              <w:t>LÉGUMES</w:t>
            </w:r>
          </w:p>
          <w:p w14:paraId="1CB57DED" w14:textId="416DB0A8" w:rsidR="000645DD" w:rsidRPr="00F324DF" w:rsidRDefault="005B5023" w:rsidP="00F324DF">
            <w:pPr>
              <w:pStyle w:val="Paragraphedeliste"/>
              <w:numPr>
                <w:ilvl w:val="0"/>
                <w:numId w:val="102"/>
              </w:numPr>
              <w:rPr>
                <w:rFonts w:ascii="Tahoma" w:eastAsia="Times New Roman" w:hAnsi="Tahoma" w:cs="Tahoma"/>
                <w:sz w:val="20"/>
                <w:szCs w:val="24"/>
                <w:lang w:val="fr-SN" w:eastAsia="fr-SN"/>
              </w:rPr>
            </w:pPr>
            <w:r w:rsidRPr="00F324DF">
              <w:rPr>
                <w:rFonts w:ascii="Tahoma" w:eastAsia="Times New Roman" w:hAnsi="Tahoma" w:cs="Tahoma"/>
                <w:sz w:val="20"/>
                <w:szCs w:val="24"/>
                <w:lang w:val="fr-SN" w:eastAsia="fr-SN"/>
              </w:rPr>
              <w:t>LEGUMINEUSES ET TUBERCULES</w:t>
            </w:r>
          </w:p>
          <w:p w14:paraId="41A245BA" w14:textId="281EF586" w:rsidR="000645DD" w:rsidRPr="00F324DF" w:rsidRDefault="005B5023" w:rsidP="00F324DF">
            <w:pPr>
              <w:pStyle w:val="Paragraphedeliste"/>
              <w:numPr>
                <w:ilvl w:val="0"/>
                <w:numId w:val="102"/>
              </w:numPr>
              <w:rPr>
                <w:rFonts w:ascii="Tahoma" w:eastAsia="Times New Roman" w:hAnsi="Tahoma" w:cs="Tahoma"/>
                <w:sz w:val="20"/>
                <w:szCs w:val="24"/>
                <w:lang w:val="fr-SN" w:eastAsia="fr-SN"/>
              </w:rPr>
            </w:pPr>
            <w:r w:rsidRPr="00F324DF">
              <w:rPr>
                <w:rFonts w:ascii="Tahoma" w:eastAsia="Times New Roman" w:hAnsi="Tahoma" w:cs="Tahoma"/>
                <w:sz w:val="20"/>
                <w:szCs w:val="24"/>
                <w:lang w:val="fr-SN" w:eastAsia="fr-SN"/>
              </w:rPr>
              <w:t>SUCRE, MIEL, CHOCOLAT ET CONFISERIE</w:t>
            </w:r>
          </w:p>
          <w:p w14:paraId="2CEA23A6" w14:textId="77777777" w:rsidR="000645DD" w:rsidRDefault="005B5023" w:rsidP="000645DD">
            <w:pPr>
              <w:pStyle w:val="Paragraphedeliste"/>
              <w:numPr>
                <w:ilvl w:val="0"/>
                <w:numId w:val="102"/>
              </w:numPr>
              <w:rPr>
                <w:rFonts w:ascii="Tahoma" w:eastAsia="Times New Roman" w:hAnsi="Tahoma" w:cs="Tahoma"/>
                <w:sz w:val="20"/>
                <w:szCs w:val="24"/>
                <w:lang w:val="fr-SN" w:eastAsia="fr-SN"/>
              </w:rPr>
            </w:pPr>
            <w:r w:rsidRPr="00F324DF">
              <w:rPr>
                <w:rFonts w:ascii="Tahoma" w:eastAsia="Times New Roman" w:hAnsi="Tahoma" w:cs="Tahoma"/>
                <w:sz w:val="20"/>
                <w:szCs w:val="24"/>
                <w:lang w:val="fr-SN" w:eastAsia="fr-SN"/>
              </w:rPr>
              <w:t>EPICES, CONDIMENTS ET AUTRES</w:t>
            </w:r>
          </w:p>
          <w:p w14:paraId="2FB93002" w14:textId="0215A24F" w:rsidR="005B5023" w:rsidRPr="00F324DF" w:rsidRDefault="005B5023" w:rsidP="00F324DF">
            <w:pPr>
              <w:pStyle w:val="Paragraphedeliste"/>
              <w:numPr>
                <w:ilvl w:val="0"/>
                <w:numId w:val="102"/>
              </w:numPr>
              <w:rPr>
                <w:rFonts w:ascii="Tahoma" w:eastAsia="Times New Roman" w:hAnsi="Tahoma" w:cs="Tahoma"/>
                <w:sz w:val="24"/>
                <w:szCs w:val="24"/>
                <w:lang w:val="fr-SN" w:eastAsia="fr-SN"/>
              </w:rPr>
            </w:pPr>
            <w:r w:rsidRPr="00F324DF">
              <w:rPr>
                <w:rFonts w:ascii="Tahoma" w:eastAsia="Times New Roman" w:hAnsi="Tahoma" w:cs="Tahoma"/>
                <w:sz w:val="20"/>
                <w:szCs w:val="24"/>
                <w:lang w:val="fr-SN" w:eastAsia="fr-SN"/>
              </w:rPr>
              <w:t>BOISSONS</w:t>
            </w:r>
          </w:p>
        </w:tc>
        <w:tc>
          <w:tcPr>
            <w:tcW w:w="1710" w:type="dxa"/>
          </w:tcPr>
          <w:p w14:paraId="61BD5B5B" w14:textId="77777777" w:rsidR="005B5023" w:rsidRPr="000E6AA4" w:rsidRDefault="005B5023" w:rsidP="000B7C9C">
            <w:pPr>
              <w:rPr>
                <w:rFonts w:ascii="Tahoma" w:eastAsia="Times New Roman" w:hAnsi="Tahoma" w:cs="Tahoma"/>
                <w:sz w:val="24"/>
                <w:szCs w:val="24"/>
                <w:lang w:val="fr-SN" w:eastAsia="fr-SN"/>
              </w:rPr>
            </w:pPr>
          </w:p>
        </w:tc>
        <w:tc>
          <w:tcPr>
            <w:tcW w:w="1757" w:type="dxa"/>
            <w:shd w:val="clear" w:color="auto" w:fill="auto"/>
            <w:noWrap/>
            <w:vAlign w:val="bottom"/>
            <w:hideMark/>
          </w:tcPr>
          <w:p w14:paraId="6E737B97" w14:textId="79197C2A" w:rsidR="005B5023" w:rsidRPr="000E6AA4" w:rsidRDefault="005B5023" w:rsidP="000B7C9C">
            <w:pPr>
              <w:rPr>
                <w:rFonts w:ascii="Tahoma" w:eastAsia="Times New Roman" w:hAnsi="Tahoma" w:cs="Tahoma"/>
                <w:sz w:val="24"/>
                <w:szCs w:val="24"/>
                <w:lang w:val="fr-SN" w:eastAsia="fr-SN"/>
              </w:rPr>
            </w:pPr>
            <w:r w:rsidRPr="000E6AA4">
              <w:rPr>
                <w:rFonts w:ascii="Tahoma" w:eastAsia="Times New Roman" w:hAnsi="Tahoma" w:cs="Tahoma"/>
                <w:sz w:val="24"/>
                <w:szCs w:val="24"/>
                <w:lang w:val="fr-SN" w:eastAsia="fr-SN"/>
              </w:rPr>
              <w:t> </w:t>
            </w:r>
          </w:p>
        </w:tc>
        <w:tc>
          <w:tcPr>
            <w:tcW w:w="1800" w:type="dxa"/>
            <w:shd w:val="clear" w:color="auto" w:fill="auto"/>
            <w:noWrap/>
            <w:vAlign w:val="bottom"/>
            <w:hideMark/>
          </w:tcPr>
          <w:p w14:paraId="5F5938E7" w14:textId="77777777" w:rsidR="005B5023" w:rsidRPr="000E6AA4" w:rsidRDefault="005B5023" w:rsidP="000B7C9C">
            <w:pPr>
              <w:rPr>
                <w:rFonts w:ascii="Tahoma" w:eastAsia="Times New Roman" w:hAnsi="Tahoma" w:cs="Tahoma"/>
                <w:sz w:val="24"/>
                <w:szCs w:val="24"/>
                <w:lang w:val="fr-SN" w:eastAsia="fr-SN"/>
              </w:rPr>
            </w:pPr>
            <w:r w:rsidRPr="000E6AA4">
              <w:rPr>
                <w:rFonts w:ascii="Tahoma" w:eastAsia="Times New Roman" w:hAnsi="Tahoma" w:cs="Tahoma"/>
                <w:sz w:val="24"/>
                <w:szCs w:val="24"/>
                <w:lang w:val="fr-SN" w:eastAsia="fr-SN"/>
              </w:rPr>
              <w:t> </w:t>
            </w:r>
          </w:p>
        </w:tc>
        <w:tc>
          <w:tcPr>
            <w:tcW w:w="1706" w:type="dxa"/>
          </w:tcPr>
          <w:p w14:paraId="137D6002" w14:textId="77777777" w:rsidR="005B5023" w:rsidRPr="000E6AA4" w:rsidRDefault="005B5023" w:rsidP="000B7C9C">
            <w:pPr>
              <w:rPr>
                <w:rFonts w:ascii="Tahoma" w:eastAsia="Times New Roman" w:hAnsi="Tahoma" w:cs="Tahoma"/>
                <w:sz w:val="24"/>
                <w:szCs w:val="24"/>
                <w:lang w:val="fr-SN" w:eastAsia="fr-SN"/>
              </w:rPr>
            </w:pPr>
          </w:p>
        </w:tc>
        <w:tc>
          <w:tcPr>
            <w:tcW w:w="1762" w:type="dxa"/>
          </w:tcPr>
          <w:p w14:paraId="3D910899" w14:textId="0DB5D371" w:rsidR="005B5023" w:rsidRPr="000E6AA4" w:rsidRDefault="005B5023" w:rsidP="000B7C9C">
            <w:pPr>
              <w:rPr>
                <w:rFonts w:ascii="Tahoma" w:eastAsia="Times New Roman" w:hAnsi="Tahoma" w:cs="Tahoma"/>
                <w:sz w:val="24"/>
                <w:szCs w:val="24"/>
                <w:lang w:val="fr-SN" w:eastAsia="fr-SN"/>
              </w:rPr>
            </w:pPr>
          </w:p>
        </w:tc>
      </w:tr>
      <w:tr w:rsidR="005B5023" w:rsidRPr="007F74CA" w14:paraId="25C445FD" w14:textId="0003B079" w:rsidTr="00F324DF">
        <w:trPr>
          <w:trHeight w:val="351"/>
        </w:trPr>
        <w:tc>
          <w:tcPr>
            <w:tcW w:w="1202" w:type="dxa"/>
            <w:shd w:val="clear" w:color="auto" w:fill="auto"/>
            <w:noWrap/>
            <w:vAlign w:val="bottom"/>
            <w:hideMark/>
          </w:tcPr>
          <w:p w14:paraId="0B44892C" w14:textId="77777777" w:rsidR="005B5023" w:rsidRPr="000E6AA4" w:rsidRDefault="005B5023" w:rsidP="000B7C9C">
            <w:pPr>
              <w:jc w:val="center"/>
              <w:rPr>
                <w:rFonts w:ascii="Tahoma" w:eastAsia="Times New Roman" w:hAnsi="Tahoma" w:cs="Tahoma"/>
                <w:sz w:val="24"/>
                <w:szCs w:val="24"/>
                <w:lang w:val="fr-SN" w:eastAsia="fr-SN"/>
              </w:rPr>
            </w:pPr>
            <w:r>
              <w:rPr>
                <w:rFonts w:ascii="Tahoma" w:eastAsia="Times New Roman" w:hAnsi="Tahoma" w:cs="Tahoma"/>
                <w:sz w:val="24"/>
                <w:szCs w:val="24"/>
                <w:lang w:val="fr-SN" w:eastAsia="fr-SN"/>
              </w:rPr>
              <w:t>2</w:t>
            </w:r>
          </w:p>
        </w:tc>
        <w:tc>
          <w:tcPr>
            <w:tcW w:w="4918" w:type="dxa"/>
            <w:shd w:val="clear" w:color="auto" w:fill="auto"/>
            <w:noWrap/>
            <w:vAlign w:val="bottom"/>
            <w:hideMark/>
          </w:tcPr>
          <w:p w14:paraId="5F4F1F12" w14:textId="09FFF8F4" w:rsidR="005B5023" w:rsidRPr="00F324DF" w:rsidRDefault="005B5023" w:rsidP="005B5023">
            <w:pPr>
              <w:rPr>
                <w:rFonts w:ascii="Tahoma" w:eastAsia="Times New Roman" w:hAnsi="Tahoma" w:cs="Tahoma"/>
                <w:sz w:val="24"/>
                <w:szCs w:val="24"/>
                <w:lang w:val="fr-SN" w:eastAsia="fr-SN"/>
              </w:rPr>
            </w:pPr>
            <w:r w:rsidRPr="000E6AA4">
              <w:rPr>
                <w:rFonts w:ascii="Tahoma" w:eastAsia="Times New Roman" w:hAnsi="Tahoma" w:cs="Tahoma"/>
                <w:sz w:val="24"/>
                <w:szCs w:val="24"/>
                <w:lang w:val="fr-SN" w:eastAsia="fr-SN"/>
              </w:rPr>
              <w:t>Transport</w:t>
            </w:r>
          </w:p>
        </w:tc>
        <w:tc>
          <w:tcPr>
            <w:tcW w:w="1710" w:type="dxa"/>
          </w:tcPr>
          <w:p w14:paraId="526AB8B5" w14:textId="77777777" w:rsidR="005B5023" w:rsidRPr="000E6AA4" w:rsidRDefault="005B5023" w:rsidP="000B7C9C">
            <w:pPr>
              <w:rPr>
                <w:rFonts w:ascii="Tahoma" w:eastAsia="Times New Roman" w:hAnsi="Tahoma" w:cs="Tahoma"/>
                <w:sz w:val="24"/>
                <w:szCs w:val="24"/>
                <w:lang w:val="fr-SN" w:eastAsia="fr-SN"/>
              </w:rPr>
            </w:pPr>
          </w:p>
        </w:tc>
        <w:tc>
          <w:tcPr>
            <w:tcW w:w="1757" w:type="dxa"/>
            <w:shd w:val="clear" w:color="auto" w:fill="auto"/>
            <w:noWrap/>
            <w:vAlign w:val="bottom"/>
            <w:hideMark/>
          </w:tcPr>
          <w:p w14:paraId="7967D751" w14:textId="386694E4" w:rsidR="005B5023" w:rsidRPr="000E6AA4" w:rsidRDefault="005B5023" w:rsidP="000B7C9C">
            <w:pPr>
              <w:rPr>
                <w:rFonts w:ascii="Tahoma" w:eastAsia="Times New Roman" w:hAnsi="Tahoma" w:cs="Tahoma"/>
                <w:sz w:val="24"/>
                <w:szCs w:val="24"/>
                <w:lang w:val="fr-SN" w:eastAsia="fr-SN"/>
              </w:rPr>
            </w:pPr>
            <w:r w:rsidRPr="000E6AA4">
              <w:rPr>
                <w:rFonts w:ascii="Tahoma" w:eastAsia="Times New Roman" w:hAnsi="Tahoma" w:cs="Tahoma"/>
                <w:sz w:val="24"/>
                <w:szCs w:val="24"/>
                <w:lang w:val="fr-SN" w:eastAsia="fr-SN"/>
              </w:rPr>
              <w:t> </w:t>
            </w:r>
          </w:p>
        </w:tc>
        <w:tc>
          <w:tcPr>
            <w:tcW w:w="1800" w:type="dxa"/>
            <w:shd w:val="clear" w:color="auto" w:fill="auto"/>
            <w:noWrap/>
            <w:vAlign w:val="bottom"/>
            <w:hideMark/>
          </w:tcPr>
          <w:p w14:paraId="1FBC4034" w14:textId="77777777" w:rsidR="005B5023" w:rsidRPr="000E6AA4" w:rsidRDefault="005B5023" w:rsidP="000B7C9C">
            <w:pPr>
              <w:rPr>
                <w:rFonts w:ascii="Tahoma" w:eastAsia="Times New Roman" w:hAnsi="Tahoma" w:cs="Tahoma"/>
                <w:sz w:val="24"/>
                <w:szCs w:val="24"/>
                <w:lang w:val="fr-SN" w:eastAsia="fr-SN"/>
              </w:rPr>
            </w:pPr>
            <w:r w:rsidRPr="000E6AA4">
              <w:rPr>
                <w:rFonts w:ascii="Tahoma" w:eastAsia="Times New Roman" w:hAnsi="Tahoma" w:cs="Tahoma"/>
                <w:sz w:val="24"/>
                <w:szCs w:val="24"/>
                <w:lang w:val="fr-SN" w:eastAsia="fr-SN"/>
              </w:rPr>
              <w:t> </w:t>
            </w:r>
          </w:p>
        </w:tc>
        <w:tc>
          <w:tcPr>
            <w:tcW w:w="1706" w:type="dxa"/>
          </w:tcPr>
          <w:p w14:paraId="5BB90A11" w14:textId="77777777" w:rsidR="005B5023" w:rsidRPr="000E6AA4" w:rsidRDefault="005B5023" w:rsidP="000B7C9C">
            <w:pPr>
              <w:rPr>
                <w:rFonts w:ascii="Tahoma" w:eastAsia="Times New Roman" w:hAnsi="Tahoma" w:cs="Tahoma"/>
                <w:sz w:val="24"/>
                <w:szCs w:val="24"/>
                <w:lang w:val="fr-SN" w:eastAsia="fr-SN"/>
              </w:rPr>
            </w:pPr>
          </w:p>
        </w:tc>
        <w:tc>
          <w:tcPr>
            <w:tcW w:w="1762" w:type="dxa"/>
          </w:tcPr>
          <w:p w14:paraId="2895D219" w14:textId="4BD8EAEB" w:rsidR="005B5023" w:rsidRPr="000E6AA4" w:rsidRDefault="005B5023" w:rsidP="000B7C9C">
            <w:pPr>
              <w:rPr>
                <w:rFonts w:ascii="Tahoma" w:eastAsia="Times New Roman" w:hAnsi="Tahoma" w:cs="Tahoma"/>
                <w:sz w:val="24"/>
                <w:szCs w:val="24"/>
                <w:lang w:val="fr-SN" w:eastAsia="fr-SN"/>
              </w:rPr>
            </w:pPr>
          </w:p>
        </w:tc>
      </w:tr>
      <w:tr w:rsidR="005B5023" w:rsidRPr="007728C5" w14:paraId="7CDDD96E" w14:textId="16A9CF25" w:rsidTr="00F324DF">
        <w:trPr>
          <w:trHeight w:val="351"/>
        </w:trPr>
        <w:tc>
          <w:tcPr>
            <w:tcW w:w="1202" w:type="dxa"/>
            <w:shd w:val="clear" w:color="auto" w:fill="auto"/>
            <w:noWrap/>
            <w:vAlign w:val="bottom"/>
            <w:hideMark/>
          </w:tcPr>
          <w:p w14:paraId="75BDD100" w14:textId="77777777" w:rsidR="005B5023" w:rsidRPr="000E6AA4" w:rsidRDefault="005B5023" w:rsidP="000B7C9C">
            <w:pPr>
              <w:jc w:val="center"/>
              <w:rPr>
                <w:rFonts w:ascii="Tahoma" w:eastAsia="Times New Roman" w:hAnsi="Tahoma" w:cs="Tahoma"/>
                <w:sz w:val="24"/>
                <w:szCs w:val="24"/>
                <w:lang w:val="fr-SN" w:eastAsia="fr-SN"/>
              </w:rPr>
            </w:pPr>
            <w:r>
              <w:rPr>
                <w:rFonts w:ascii="Tahoma" w:eastAsia="Times New Roman" w:hAnsi="Tahoma" w:cs="Tahoma"/>
                <w:sz w:val="24"/>
                <w:szCs w:val="24"/>
                <w:lang w:val="fr-SN" w:eastAsia="fr-SN"/>
              </w:rPr>
              <w:t>3</w:t>
            </w:r>
          </w:p>
        </w:tc>
        <w:tc>
          <w:tcPr>
            <w:tcW w:w="4918" w:type="dxa"/>
            <w:shd w:val="clear" w:color="auto" w:fill="auto"/>
            <w:noWrap/>
            <w:vAlign w:val="bottom"/>
            <w:hideMark/>
          </w:tcPr>
          <w:p w14:paraId="39416662" w14:textId="77777777" w:rsidR="005B5023" w:rsidRDefault="005B5023" w:rsidP="000B7C9C">
            <w:pPr>
              <w:rPr>
                <w:rFonts w:ascii="Tahoma" w:eastAsia="Times New Roman" w:hAnsi="Tahoma" w:cs="Tahoma"/>
                <w:sz w:val="24"/>
                <w:szCs w:val="24"/>
                <w:lang w:val="fr-SN" w:eastAsia="fr-SN"/>
              </w:rPr>
            </w:pPr>
            <w:r w:rsidRPr="000E6AA4">
              <w:rPr>
                <w:rFonts w:ascii="Tahoma" w:eastAsia="Times New Roman" w:hAnsi="Tahoma" w:cs="Tahoma"/>
                <w:sz w:val="24"/>
                <w:szCs w:val="24"/>
                <w:lang w:val="fr-SN" w:eastAsia="fr-SN"/>
              </w:rPr>
              <w:t>Santé</w:t>
            </w:r>
          </w:p>
          <w:p w14:paraId="087AC9FD" w14:textId="19E762A3" w:rsidR="005B5023" w:rsidRPr="00F324DF" w:rsidRDefault="005B5023" w:rsidP="00F324DF">
            <w:pPr>
              <w:pStyle w:val="Paragraphedeliste"/>
              <w:numPr>
                <w:ilvl w:val="0"/>
                <w:numId w:val="93"/>
              </w:numPr>
              <w:rPr>
                <w:rFonts w:ascii="Tahoma" w:eastAsia="Times New Roman" w:hAnsi="Tahoma" w:cs="Tahoma"/>
                <w:szCs w:val="24"/>
                <w:lang w:val="fr-SN" w:eastAsia="fr-SN"/>
              </w:rPr>
            </w:pPr>
            <w:r w:rsidRPr="00F324DF">
              <w:rPr>
                <w:rFonts w:ascii="Tahoma" w:eastAsia="Times New Roman" w:hAnsi="Tahoma" w:cs="Tahoma"/>
                <w:szCs w:val="24"/>
                <w:lang w:val="fr-SN" w:eastAsia="fr-SN"/>
              </w:rPr>
              <w:lastRenderedPageBreak/>
              <w:t>Consultations médicales (généralistes, spécialistes, dentistes, guérisseurs traditionnels)</w:t>
            </w:r>
          </w:p>
          <w:p w14:paraId="6892AA1B" w14:textId="69A3B68A" w:rsidR="005B5023" w:rsidRPr="00F324DF" w:rsidRDefault="005B5023" w:rsidP="00F324DF">
            <w:pPr>
              <w:pStyle w:val="Paragraphedeliste"/>
              <w:numPr>
                <w:ilvl w:val="0"/>
                <w:numId w:val="93"/>
              </w:numPr>
              <w:rPr>
                <w:rFonts w:ascii="Tahoma" w:eastAsia="Times New Roman" w:hAnsi="Tahoma" w:cs="Tahoma"/>
                <w:szCs w:val="24"/>
                <w:lang w:val="fr-SN" w:eastAsia="fr-SN"/>
              </w:rPr>
            </w:pPr>
            <w:r w:rsidRPr="00F324DF">
              <w:rPr>
                <w:rFonts w:ascii="Tahoma" w:eastAsia="Times New Roman" w:hAnsi="Tahoma" w:cs="Tahoma"/>
                <w:szCs w:val="24"/>
                <w:lang w:val="fr-SN" w:eastAsia="fr-SN"/>
              </w:rPr>
              <w:t>Examens médicaux, bilans de santé, vaccinations et médicaments (traditionnels ou modernes)</w:t>
            </w:r>
          </w:p>
          <w:p w14:paraId="0E07E1E4" w14:textId="7BD1F4E1" w:rsidR="005B5023" w:rsidRPr="00F324DF" w:rsidRDefault="005B5023" w:rsidP="00F324DF">
            <w:pPr>
              <w:pStyle w:val="Paragraphedeliste"/>
              <w:numPr>
                <w:ilvl w:val="0"/>
                <w:numId w:val="93"/>
              </w:numPr>
              <w:rPr>
                <w:rFonts w:ascii="Tahoma" w:eastAsia="Times New Roman" w:hAnsi="Tahoma" w:cs="Tahoma"/>
                <w:sz w:val="24"/>
                <w:szCs w:val="24"/>
                <w:lang w:eastAsia="fr-SN"/>
              </w:rPr>
            </w:pPr>
            <w:r w:rsidRPr="00F324DF">
              <w:rPr>
                <w:rFonts w:ascii="Tahoma" w:eastAsia="Times New Roman" w:hAnsi="Tahoma" w:cs="Tahoma"/>
                <w:szCs w:val="24"/>
                <w:lang w:val="fr-SN" w:eastAsia="fr-SN"/>
              </w:rPr>
              <w:t xml:space="preserve">Hospitalisations, frais de transport liés aux soins </w:t>
            </w:r>
          </w:p>
        </w:tc>
        <w:tc>
          <w:tcPr>
            <w:tcW w:w="1710" w:type="dxa"/>
          </w:tcPr>
          <w:p w14:paraId="2FD13F6D" w14:textId="77777777" w:rsidR="005B5023" w:rsidRPr="000E6AA4" w:rsidRDefault="005B5023" w:rsidP="000B7C9C">
            <w:pPr>
              <w:rPr>
                <w:rFonts w:ascii="Tahoma" w:eastAsia="Times New Roman" w:hAnsi="Tahoma" w:cs="Tahoma"/>
                <w:sz w:val="24"/>
                <w:szCs w:val="24"/>
                <w:lang w:val="fr-SN" w:eastAsia="fr-SN"/>
              </w:rPr>
            </w:pPr>
          </w:p>
        </w:tc>
        <w:tc>
          <w:tcPr>
            <w:tcW w:w="1757" w:type="dxa"/>
            <w:shd w:val="clear" w:color="auto" w:fill="auto"/>
            <w:noWrap/>
            <w:vAlign w:val="bottom"/>
            <w:hideMark/>
          </w:tcPr>
          <w:p w14:paraId="5F71A917" w14:textId="633CD556" w:rsidR="005B5023" w:rsidRPr="000E6AA4" w:rsidRDefault="005B5023" w:rsidP="000B7C9C">
            <w:pPr>
              <w:rPr>
                <w:rFonts w:ascii="Tahoma" w:eastAsia="Times New Roman" w:hAnsi="Tahoma" w:cs="Tahoma"/>
                <w:sz w:val="24"/>
                <w:szCs w:val="24"/>
                <w:lang w:val="fr-SN" w:eastAsia="fr-SN"/>
              </w:rPr>
            </w:pPr>
            <w:r w:rsidRPr="000E6AA4">
              <w:rPr>
                <w:rFonts w:ascii="Tahoma" w:eastAsia="Times New Roman" w:hAnsi="Tahoma" w:cs="Tahoma"/>
                <w:sz w:val="24"/>
                <w:szCs w:val="24"/>
                <w:lang w:val="fr-SN" w:eastAsia="fr-SN"/>
              </w:rPr>
              <w:t> </w:t>
            </w:r>
          </w:p>
        </w:tc>
        <w:tc>
          <w:tcPr>
            <w:tcW w:w="1800" w:type="dxa"/>
            <w:shd w:val="clear" w:color="auto" w:fill="auto"/>
            <w:noWrap/>
            <w:vAlign w:val="bottom"/>
            <w:hideMark/>
          </w:tcPr>
          <w:p w14:paraId="2670B937" w14:textId="77777777" w:rsidR="005B5023" w:rsidRPr="000E6AA4" w:rsidRDefault="005B5023" w:rsidP="000B7C9C">
            <w:pPr>
              <w:rPr>
                <w:rFonts w:ascii="Tahoma" w:eastAsia="Times New Roman" w:hAnsi="Tahoma" w:cs="Tahoma"/>
                <w:sz w:val="24"/>
                <w:szCs w:val="24"/>
                <w:lang w:val="fr-SN" w:eastAsia="fr-SN"/>
              </w:rPr>
            </w:pPr>
            <w:r w:rsidRPr="000E6AA4">
              <w:rPr>
                <w:rFonts w:ascii="Tahoma" w:eastAsia="Times New Roman" w:hAnsi="Tahoma" w:cs="Tahoma"/>
                <w:sz w:val="24"/>
                <w:szCs w:val="24"/>
                <w:lang w:val="fr-SN" w:eastAsia="fr-SN"/>
              </w:rPr>
              <w:t> </w:t>
            </w:r>
          </w:p>
        </w:tc>
        <w:tc>
          <w:tcPr>
            <w:tcW w:w="1706" w:type="dxa"/>
          </w:tcPr>
          <w:p w14:paraId="530F099C" w14:textId="77777777" w:rsidR="005B5023" w:rsidRPr="000E6AA4" w:rsidRDefault="005B5023" w:rsidP="000B7C9C">
            <w:pPr>
              <w:rPr>
                <w:rFonts w:ascii="Tahoma" w:eastAsia="Times New Roman" w:hAnsi="Tahoma" w:cs="Tahoma"/>
                <w:sz w:val="24"/>
                <w:szCs w:val="24"/>
                <w:lang w:val="fr-SN" w:eastAsia="fr-SN"/>
              </w:rPr>
            </w:pPr>
          </w:p>
        </w:tc>
        <w:tc>
          <w:tcPr>
            <w:tcW w:w="1762" w:type="dxa"/>
          </w:tcPr>
          <w:p w14:paraId="0B7C7960" w14:textId="64C42011" w:rsidR="005B5023" w:rsidRPr="000E6AA4" w:rsidRDefault="005B5023" w:rsidP="000B7C9C">
            <w:pPr>
              <w:rPr>
                <w:rFonts w:ascii="Tahoma" w:eastAsia="Times New Roman" w:hAnsi="Tahoma" w:cs="Tahoma"/>
                <w:sz w:val="24"/>
                <w:szCs w:val="24"/>
                <w:lang w:val="fr-SN" w:eastAsia="fr-SN"/>
              </w:rPr>
            </w:pPr>
          </w:p>
        </w:tc>
      </w:tr>
      <w:tr w:rsidR="005B5023" w:rsidRPr="007728C5" w14:paraId="0E43489C" w14:textId="4149192D" w:rsidTr="00F324DF">
        <w:trPr>
          <w:trHeight w:val="351"/>
        </w:trPr>
        <w:tc>
          <w:tcPr>
            <w:tcW w:w="1202" w:type="dxa"/>
            <w:shd w:val="clear" w:color="auto" w:fill="auto"/>
            <w:noWrap/>
            <w:vAlign w:val="bottom"/>
            <w:hideMark/>
          </w:tcPr>
          <w:p w14:paraId="65EB4745" w14:textId="77777777" w:rsidR="005B5023" w:rsidRPr="000E6AA4" w:rsidRDefault="005B5023" w:rsidP="000B7C9C">
            <w:pPr>
              <w:jc w:val="center"/>
              <w:rPr>
                <w:rFonts w:ascii="Tahoma" w:eastAsia="Times New Roman" w:hAnsi="Tahoma" w:cs="Tahoma"/>
                <w:sz w:val="24"/>
                <w:szCs w:val="24"/>
                <w:lang w:val="fr-SN" w:eastAsia="fr-SN"/>
              </w:rPr>
            </w:pPr>
            <w:r>
              <w:rPr>
                <w:rFonts w:ascii="Tahoma" w:eastAsia="Times New Roman" w:hAnsi="Tahoma" w:cs="Tahoma"/>
                <w:sz w:val="24"/>
                <w:szCs w:val="24"/>
                <w:lang w:val="fr-SN" w:eastAsia="fr-SN"/>
              </w:rPr>
              <w:t>4</w:t>
            </w:r>
          </w:p>
        </w:tc>
        <w:tc>
          <w:tcPr>
            <w:tcW w:w="4918" w:type="dxa"/>
            <w:shd w:val="clear" w:color="auto" w:fill="auto"/>
            <w:noWrap/>
            <w:vAlign w:val="bottom"/>
            <w:hideMark/>
          </w:tcPr>
          <w:p w14:paraId="1E58DD57" w14:textId="13006F44" w:rsidR="005B5023" w:rsidRDefault="005B5023" w:rsidP="000B7C9C">
            <w:pPr>
              <w:rPr>
                <w:rFonts w:ascii="Tahoma" w:eastAsia="Times New Roman" w:hAnsi="Tahoma" w:cs="Tahoma"/>
                <w:sz w:val="24"/>
                <w:szCs w:val="24"/>
                <w:lang w:val="fr-SN" w:eastAsia="fr-SN"/>
              </w:rPr>
            </w:pPr>
            <w:r>
              <w:rPr>
                <w:rFonts w:ascii="Tahoma" w:eastAsia="Times New Roman" w:hAnsi="Tahoma" w:cs="Tahoma"/>
                <w:sz w:val="24"/>
                <w:szCs w:val="24"/>
                <w:lang w:val="fr-SN" w:eastAsia="fr-SN"/>
              </w:rPr>
              <w:t>Education</w:t>
            </w:r>
          </w:p>
          <w:p w14:paraId="53C158E5" w14:textId="02EC48F7" w:rsidR="005B5023" w:rsidRPr="00F324DF" w:rsidRDefault="005B5023" w:rsidP="00F324DF">
            <w:pPr>
              <w:pStyle w:val="Paragraphedeliste"/>
              <w:numPr>
                <w:ilvl w:val="0"/>
                <w:numId w:val="94"/>
              </w:numPr>
              <w:rPr>
                <w:rFonts w:ascii="Tahoma" w:eastAsia="Times New Roman" w:hAnsi="Tahoma" w:cs="Tahoma"/>
                <w:szCs w:val="24"/>
                <w:lang w:val="fr-SN" w:eastAsia="fr-SN"/>
              </w:rPr>
            </w:pPr>
            <w:r w:rsidRPr="00F324DF">
              <w:rPr>
                <w:rFonts w:ascii="Tahoma" w:eastAsia="Times New Roman" w:hAnsi="Tahoma" w:cs="Tahoma"/>
                <w:szCs w:val="24"/>
                <w:lang w:val="fr-SN" w:eastAsia="fr-SN"/>
              </w:rPr>
              <w:t xml:space="preserve">Frais d’inscription </w:t>
            </w:r>
          </w:p>
          <w:p w14:paraId="1F99CF0D" w14:textId="0141DFB4" w:rsidR="005B5023" w:rsidRPr="00F324DF" w:rsidRDefault="005B5023" w:rsidP="00F324DF">
            <w:pPr>
              <w:pStyle w:val="Paragraphedeliste"/>
              <w:numPr>
                <w:ilvl w:val="0"/>
                <w:numId w:val="94"/>
              </w:numPr>
              <w:rPr>
                <w:rFonts w:ascii="Tahoma" w:eastAsia="Times New Roman" w:hAnsi="Tahoma" w:cs="Tahoma"/>
                <w:szCs w:val="24"/>
                <w:lang w:val="fr-SN" w:eastAsia="fr-SN"/>
              </w:rPr>
            </w:pPr>
            <w:r>
              <w:rPr>
                <w:rFonts w:ascii="Tahoma" w:eastAsia="Times New Roman" w:hAnsi="Tahoma" w:cs="Tahoma"/>
                <w:szCs w:val="24"/>
                <w:lang w:val="fr-SN" w:eastAsia="fr-SN"/>
              </w:rPr>
              <w:t>Frais de</w:t>
            </w:r>
            <w:r w:rsidRPr="00F324DF">
              <w:rPr>
                <w:rFonts w:ascii="Tahoma" w:eastAsia="Times New Roman" w:hAnsi="Tahoma" w:cs="Tahoma"/>
                <w:szCs w:val="24"/>
                <w:lang w:val="fr-SN" w:eastAsia="fr-SN"/>
              </w:rPr>
              <w:t xml:space="preserve"> scolarité</w:t>
            </w:r>
          </w:p>
          <w:p w14:paraId="447480C0" w14:textId="77777777" w:rsidR="005B5023" w:rsidRPr="00F324DF" w:rsidRDefault="005B5023" w:rsidP="00F324DF">
            <w:pPr>
              <w:pStyle w:val="Paragraphedeliste"/>
              <w:numPr>
                <w:ilvl w:val="0"/>
                <w:numId w:val="94"/>
              </w:numPr>
              <w:rPr>
                <w:rFonts w:ascii="Tahoma" w:eastAsia="Times New Roman" w:hAnsi="Tahoma" w:cs="Tahoma"/>
                <w:szCs w:val="24"/>
                <w:lang w:val="fr-SN" w:eastAsia="fr-SN"/>
              </w:rPr>
            </w:pPr>
            <w:r w:rsidRPr="00F324DF">
              <w:rPr>
                <w:rFonts w:ascii="Tahoma" w:eastAsia="Times New Roman" w:hAnsi="Tahoma" w:cs="Tahoma"/>
                <w:szCs w:val="24"/>
                <w:lang w:val="fr-SN" w:eastAsia="fr-SN"/>
              </w:rPr>
              <w:t>Fournitures scolaires (livres, cahiers, autres matériels) et uniformes</w:t>
            </w:r>
          </w:p>
          <w:p w14:paraId="0E1A1B14" w14:textId="6653CCE0" w:rsidR="005B5023" w:rsidRPr="00F324DF" w:rsidRDefault="005B5023" w:rsidP="00F324DF">
            <w:pPr>
              <w:pStyle w:val="Paragraphedeliste"/>
              <w:numPr>
                <w:ilvl w:val="0"/>
                <w:numId w:val="94"/>
              </w:numPr>
              <w:rPr>
                <w:rFonts w:ascii="Tahoma" w:eastAsia="Times New Roman" w:hAnsi="Tahoma" w:cs="Tahoma"/>
                <w:sz w:val="24"/>
                <w:szCs w:val="24"/>
                <w:lang w:val="fr-SN" w:eastAsia="fr-SN"/>
              </w:rPr>
            </w:pPr>
            <w:r w:rsidRPr="00F324DF">
              <w:rPr>
                <w:rFonts w:ascii="Tahoma" w:eastAsia="Times New Roman" w:hAnsi="Tahoma" w:cs="Tahoma"/>
                <w:szCs w:val="24"/>
                <w:lang w:val="fr-SN" w:eastAsia="fr-SN"/>
              </w:rPr>
              <w:t>Cantine, transport scolaire, et cours de soutien ou répétitions</w:t>
            </w:r>
          </w:p>
        </w:tc>
        <w:tc>
          <w:tcPr>
            <w:tcW w:w="1710" w:type="dxa"/>
          </w:tcPr>
          <w:p w14:paraId="4F4BBDB5" w14:textId="77777777" w:rsidR="005B5023" w:rsidRPr="000E6AA4" w:rsidRDefault="005B5023" w:rsidP="000B7C9C">
            <w:pPr>
              <w:rPr>
                <w:rFonts w:ascii="Tahoma" w:eastAsia="Times New Roman" w:hAnsi="Tahoma" w:cs="Tahoma"/>
                <w:sz w:val="24"/>
                <w:szCs w:val="24"/>
                <w:lang w:val="fr-SN" w:eastAsia="fr-SN"/>
              </w:rPr>
            </w:pPr>
          </w:p>
        </w:tc>
        <w:tc>
          <w:tcPr>
            <w:tcW w:w="1757" w:type="dxa"/>
            <w:shd w:val="clear" w:color="auto" w:fill="auto"/>
            <w:noWrap/>
            <w:vAlign w:val="bottom"/>
            <w:hideMark/>
          </w:tcPr>
          <w:p w14:paraId="1A8D8F28" w14:textId="097B03C1" w:rsidR="005B5023" w:rsidRPr="000E6AA4" w:rsidRDefault="005B5023" w:rsidP="000B7C9C">
            <w:pPr>
              <w:rPr>
                <w:rFonts w:ascii="Tahoma" w:eastAsia="Times New Roman" w:hAnsi="Tahoma" w:cs="Tahoma"/>
                <w:sz w:val="24"/>
                <w:szCs w:val="24"/>
                <w:lang w:val="fr-SN" w:eastAsia="fr-SN"/>
              </w:rPr>
            </w:pPr>
            <w:r w:rsidRPr="000E6AA4">
              <w:rPr>
                <w:rFonts w:ascii="Tahoma" w:eastAsia="Times New Roman" w:hAnsi="Tahoma" w:cs="Tahoma"/>
                <w:sz w:val="24"/>
                <w:szCs w:val="24"/>
                <w:lang w:val="fr-SN" w:eastAsia="fr-SN"/>
              </w:rPr>
              <w:t> </w:t>
            </w:r>
          </w:p>
        </w:tc>
        <w:tc>
          <w:tcPr>
            <w:tcW w:w="1800" w:type="dxa"/>
            <w:shd w:val="clear" w:color="auto" w:fill="auto"/>
            <w:noWrap/>
            <w:vAlign w:val="bottom"/>
            <w:hideMark/>
          </w:tcPr>
          <w:p w14:paraId="43B9B08C" w14:textId="77777777" w:rsidR="005B5023" w:rsidRPr="000E6AA4" w:rsidRDefault="005B5023" w:rsidP="000B7C9C">
            <w:pPr>
              <w:rPr>
                <w:rFonts w:ascii="Tahoma" w:eastAsia="Times New Roman" w:hAnsi="Tahoma" w:cs="Tahoma"/>
                <w:sz w:val="24"/>
                <w:szCs w:val="24"/>
                <w:lang w:val="fr-SN" w:eastAsia="fr-SN"/>
              </w:rPr>
            </w:pPr>
            <w:r w:rsidRPr="000E6AA4">
              <w:rPr>
                <w:rFonts w:ascii="Tahoma" w:eastAsia="Times New Roman" w:hAnsi="Tahoma" w:cs="Tahoma"/>
                <w:sz w:val="24"/>
                <w:szCs w:val="24"/>
                <w:lang w:val="fr-SN" w:eastAsia="fr-SN"/>
              </w:rPr>
              <w:t> </w:t>
            </w:r>
          </w:p>
        </w:tc>
        <w:tc>
          <w:tcPr>
            <w:tcW w:w="1706" w:type="dxa"/>
          </w:tcPr>
          <w:p w14:paraId="624114C4" w14:textId="77777777" w:rsidR="005B5023" w:rsidRPr="000E6AA4" w:rsidRDefault="005B5023" w:rsidP="000B7C9C">
            <w:pPr>
              <w:rPr>
                <w:rFonts w:ascii="Tahoma" w:eastAsia="Times New Roman" w:hAnsi="Tahoma" w:cs="Tahoma"/>
                <w:sz w:val="24"/>
                <w:szCs w:val="24"/>
                <w:lang w:val="fr-SN" w:eastAsia="fr-SN"/>
              </w:rPr>
            </w:pPr>
          </w:p>
        </w:tc>
        <w:tc>
          <w:tcPr>
            <w:tcW w:w="1762" w:type="dxa"/>
          </w:tcPr>
          <w:p w14:paraId="2C57A582" w14:textId="02F092EC" w:rsidR="005B5023" w:rsidRPr="000E6AA4" w:rsidRDefault="005B5023" w:rsidP="000B7C9C">
            <w:pPr>
              <w:rPr>
                <w:rFonts w:ascii="Tahoma" w:eastAsia="Times New Roman" w:hAnsi="Tahoma" w:cs="Tahoma"/>
                <w:sz w:val="24"/>
                <w:szCs w:val="24"/>
                <w:lang w:val="fr-SN" w:eastAsia="fr-SN"/>
              </w:rPr>
            </w:pPr>
          </w:p>
        </w:tc>
      </w:tr>
      <w:tr w:rsidR="005B5023" w:rsidRPr="007728C5" w14:paraId="6C9977B2" w14:textId="39753967" w:rsidTr="00F324DF">
        <w:trPr>
          <w:trHeight w:val="351"/>
        </w:trPr>
        <w:tc>
          <w:tcPr>
            <w:tcW w:w="1202" w:type="dxa"/>
            <w:shd w:val="clear" w:color="auto" w:fill="auto"/>
            <w:noWrap/>
            <w:vAlign w:val="bottom"/>
            <w:hideMark/>
          </w:tcPr>
          <w:p w14:paraId="464543DD" w14:textId="77777777" w:rsidR="005B5023" w:rsidRPr="000E6AA4" w:rsidRDefault="005B5023" w:rsidP="000B7C9C">
            <w:pPr>
              <w:jc w:val="center"/>
              <w:rPr>
                <w:rFonts w:ascii="Tahoma" w:eastAsia="Times New Roman" w:hAnsi="Tahoma" w:cs="Tahoma"/>
                <w:sz w:val="24"/>
                <w:szCs w:val="24"/>
                <w:lang w:val="fr-SN" w:eastAsia="fr-SN"/>
              </w:rPr>
            </w:pPr>
            <w:r>
              <w:rPr>
                <w:rFonts w:ascii="Tahoma" w:eastAsia="Times New Roman" w:hAnsi="Tahoma" w:cs="Tahoma"/>
                <w:sz w:val="24"/>
                <w:szCs w:val="24"/>
                <w:lang w:val="fr-SN" w:eastAsia="fr-SN"/>
              </w:rPr>
              <w:t>5</w:t>
            </w:r>
          </w:p>
        </w:tc>
        <w:tc>
          <w:tcPr>
            <w:tcW w:w="4918" w:type="dxa"/>
            <w:shd w:val="clear" w:color="auto" w:fill="auto"/>
            <w:noWrap/>
            <w:vAlign w:val="bottom"/>
            <w:hideMark/>
          </w:tcPr>
          <w:p w14:paraId="6F624A27" w14:textId="77777777" w:rsidR="005B5023" w:rsidRDefault="005B5023" w:rsidP="000B7C9C">
            <w:pPr>
              <w:rPr>
                <w:rFonts w:ascii="Tahoma" w:eastAsia="Times New Roman" w:hAnsi="Tahoma" w:cs="Tahoma"/>
                <w:sz w:val="24"/>
                <w:szCs w:val="24"/>
                <w:lang w:val="fr-SN" w:eastAsia="fr-SN"/>
              </w:rPr>
            </w:pPr>
            <w:r w:rsidRPr="000E6AA4">
              <w:rPr>
                <w:rFonts w:ascii="Tahoma" w:eastAsia="Times New Roman" w:hAnsi="Tahoma" w:cs="Tahoma"/>
                <w:sz w:val="24"/>
                <w:szCs w:val="24"/>
                <w:lang w:val="fr-SN" w:eastAsia="fr-SN"/>
              </w:rPr>
              <w:t>Loyer</w:t>
            </w:r>
          </w:p>
          <w:p w14:paraId="4EEF7802" w14:textId="4222C83F" w:rsidR="005B5023" w:rsidRDefault="005B5023" w:rsidP="000B7C9C">
            <w:pPr>
              <w:rPr>
                <w:rFonts w:ascii="Tahoma" w:eastAsia="Times New Roman" w:hAnsi="Tahoma" w:cs="Tahoma"/>
                <w:i/>
                <w:szCs w:val="24"/>
                <w:lang w:val="fr-SN" w:eastAsia="fr-SN"/>
              </w:rPr>
            </w:pPr>
            <w:r w:rsidRPr="00F324DF">
              <w:rPr>
                <w:rFonts w:ascii="Tahoma" w:eastAsia="Times New Roman" w:hAnsi="Tahoma" w:cs="Tahoma"/>
                <w:i/>
                <w:szCs w:val="24"/>
                <w:lang w:val="fr-SN" w:eastAsia="fr-SN"/>
              </w:rPr>
              <w:t>Il s’agit ici du montant que le ménage paye pour son loyer. Si le ménage est propri</w:t>
            </w:r>
            <w:r>
              <w:rPr>
                <w:rFonts w:ascii="Tahoma" w:eastAsia="Times New Roman" w:hAnsi="Tahoma" w:cs="Tahoma"/>
                <w:i/>
                <w:szCs w:val="24"/>
                <w:lang w:val="fr-SN" w:eastAsia="fr-SN"/>
              </w:rPr>
              <w:t>é</w:t>
            </w:r>
            <w:r w:rsidRPr="00F324DF">
              <w:rPr>
                <w:rFonts w:ascii="Tahoma" w:eastAsia="Times New Roman" w:hAnsi="Tahoma" w:cs="Tahoma"/>
                <w:i/>
                <w:szCs w:val="24"/>
                <w:lang w:val="fr-SN" w:eastAsia="fr-SN"/>
              </w:rPr>
              <w:t>taire</w:t>
            </w:r>
            <w:r>
              <w:rPr>
                <w:rFonts w:ascii="Tahoma" w:eastAsia="Times New Roman" w:hAnsi="Tahoma" w:cs="Tahoma"/>
                <w:i/>
                <w:szCs w:val="24"/>
                <w:lang w:val="fr-SN" w:eastAsia="fr-SN"/>
              </w:rPr>
              <w:t xml:space="preserve"> ou logé gratuitement</w:t>
            </w:r>
            <w:r w:rsidRPr="00F324DF">
              <w:rPr>
                <w:rFonts w:ascii="Tahoma" w:eastAsia="Times New Roman" w:hAnsi="Tahoma" w:cs="Tahoma"/>
                <w:i/>
                <w:szCs w:val="24"/>
                <w:lang w:val="fr-SN" w:eastAsia="fr-SN"/>
              </w:rPr>
              <w:t>, demander à l’enquêté d’estimer la valeur mensuel s’il devait le louer.</w:t>
            </w:r>
          </w:p>
          <w:p w14:paraId="576278F3" w14:textId="4ABA2B19" w:rsidR="005B5023" w:rsidRPr="00F324DF" w:rsidRDefault="005B5023" w:rsidP="00F324DF">
            <w:pPr>
              <w:pStyle w:val="Paragraphedeliste"/>
              <w:numPr>
                <w:ilvl w:val="0"/>
                <w:numId w:val="95"/>
              </w:numPr>
              <w:rPr>
                <w:rFonts w:ascii="Tahoma" w:eastAsia="Times New Roman" w:hAnsi="Tahoma" w:cs="Tahoma"/>
                <w:szCs w:val="24"/>
                <w:lang w:val="fr-SN" w:eastAsia="fr-SN"/>
              </w:rPr>
            </w:pPr>
            <w:r w:rsidRPr="00F324DF">
              <w:rPr>
                <w:rFonts w:ascii="Tahoma" w:eastAsia="Times New Roman" w:hAnsi="Tahoma" w:cs="Tahoma"/>
                <w:szCs w:val="24"/>
                <w:lang w:val="fr-SN" w:eastAsia="fr-SN"/>
              </w:rPr>
              <w:t xml:space="preserve">Montant du loyer </w:t>
            </w:r>
          </w:p>
          <w:p w14:paraId="145E6098" w14:textId="25447998" w:rsidR="005B5023" w:rsidRPr="00F324DF" w:rsidRDefault="005B5023" w:rsidP="00F324DF">
            <w:pPr>
              <w:pStyle w:val="Paragraphedeliste"/>
              <w:numPr>
                <w:ilvl w:val="0"/>
                <w:numId w:val="95"/>
              </w:numPr>
              <w:rPr>
                <w:rFonts w:ascii="Tahoma" w:eastAsia="Times New Roman" w:hAnsi="Tahoma" w:cs="Tahoma"/>
                <w:szCs w:val="24"/>
                <w:lang w:val="fr-SN" w:eastAsia="fr-SN"/>
              </w:rPr>
            </w:pPr>
            <w:r w:rsidRPr="00F324DF">
              <w:rPr>
                <w:rFonts w:ascii="Tahoma" w:eastAsia="Times New Roman" w:hAnsi="Tahoma" w:cs="Tahoma"/>
                <w:szCs w:val="24"/>
                <w:lang w:val="fr-SN" w:eastAsia="fr-SN"/>
              </w:rPr>
              <w:t>Montant loyer imputé si le</w:t>
            </w:r>
            <w:r>
              <w:rPr>
                <w:rFonts w:ascii="Tahoma" w:eastAsia="Times New Roman" w:hAnsi="Tahoma" w:cs="Tahoma"/>
                <w:szCs w:val="24"/>
                <w:lang w:val="fr-SN" w:eastAsia="fr-SN"/>
              </w:rPr>
              <w:t xml:space="preserve"> ménage est</w:t>
            </w:r>
            <w:r w:rsidRPr="00F324DF">
              <w:rPr>
                <w:rFonts w:ascii="Tahoma" w:eastAsia="Times New Roman" w:hAnsi="Tahoma" w:cs="Tahoma"/>
                <w:szCs w:val="24"/>
                <w:lang w:val="fr-SN" w:eastAsia="fr-SN"/>
              </w:rPr>
              <w:t xml:space="preserve"> propriétaire </w:t>
            </w:r>
            <w:r>
              <w:rPr>
                <w:rFonts w:ascii="Tahoma" w:eastAsia="Times New Roman" w:hAnsi="Tahoma" w:cs="Tahoma"/>
                <w:szCs w:val="24"/>
                <w:lang w:val="fr-SN" w:eastAsia="fr-SN"/>
              </w:rPr>
              <w:t>ou logé gratuitement</w:t>
            </w:r>
          </w:p>
          <w:p w14:paraId="6A496227" w14:textId="5408101D" w:rsidR="005B5023" w:rsidRPr="00B85960" w:rsidRDefault="005B5023" w:rsidP="008D5909">
            <w:pPr>
              <w:pStyle w:val="Paragraphedeliste"/>
              <w:numPr>
                <w:ilvl w:val="0"/>
                <w:numId w:val="95"/>
              </w:numPr>
              <w:rPr>
                <w:rFonts w:ascii="Tahoma" w:eastAsia="Times New Roman" w:hAnsi="Tahoma" w:cs="Tahoma"/>
                <w:sz w:val="24"/>
                <w:szCs w:val="24"/>
                <w:lang w:val="fr-SN" w:eastAsia="fr-SN"/>
              </w:rPr>
            </w:pPr>
            <w:r w:rsidRPr="00F324DF">
              <w:rPr>
                <w:rFonts w:ascii="Tahoma" w:eastAsia="Times New Roman" w:hAnsi="Tahoma" w:cs="Tahoma"/>
                <w:szCs w:val="24"/>
                <w:lang w:val="fr-SN" w:eastAsia="fr-SN"/>
              </w:rPr>
              <w:t>Coûts liés à l’entretien</w:t>
            </w:r>
            <w:r w:rsidR="00835FAE">
              <w:rPr>
                <w:rFonts w:ascii="Tahoma" w:eastAsia="Times New Roman" w:hAnsi="Tahoma" w:cs="Tahoma"/>
                <w:sz w:val="24"/>
                <w:szCs w:val="24"/>
                <w:lang w:val="fr-SN" w:eastAsia="fr-SN"/>
              </w:rPr>
              <w:t xml:space="preserve"> de la maison</w:t>
            </w:r>
          </w:p>
        </w:tc>
        <w:tc>
          <w:tcPr>
            <w:tcW w:w="1710" w:type="dxa"/>
          </w:tcPr>
          <w:p w14:paraId="17DEB00C" w14:textId="77777777" w:rsidR="005B5023" w:rsidRPr="000E6AA4" w:rsidRDefault="005B5023" w:rsidP="000B7C9C">
            <w:pPr>
              <w:rPr>
                <w:rFonts w:ascii="Tahoma" w:eastAsia="Times New Roman" w:hAnsi="Tahoma" w:cs="Tahoma"/>
                <w:sz w:val="24"/>
                <w:szCs w:val="24"/>
                <w:lang w:val="fr-SN" w:eastAsia="fr-SN"/>
              </w:rPr>
            </w:pPr>
          </w:p>
        </w:tc>
        <w:tc>
          <w:tcPr>
            <w:tcW w:w="1757" w:type="dxa"/>
            <w:shd w:val="clear" w:color="auto" w:fill="auto"/>
            <w:noWrap/>
            <w:vAlign w:val="bottom"/>
            <w:hideMark/>
          </w:tcPr>
          <w:p w14:paraId="1C476F73" w14:textId="27B9A43E" w:rsidR="005B5023" w:rsidRPr="000E6AA4" w:rsidRDefault="005B5023" w:rsidP="000B7C9C">
            <w:pPr>
              <w:rPr>
                <w:rFonts w:ascii="Tahoma" w:eastAsia="Times New Roman" w:hAnsi="Tahoma" w:cs="Tahoma"/>
                <w:sz w:val="24"/>
                <w:szCs w:val="24"/>
                <w:lang w:val="fr-SN" w:eastAsia="fr-SN"/>
              </w:rPr>
            </w:pPr>
            <w:r w:rsidRPr="000E6AA4">
              <w:rPr>
                <w:rFonts w:ascii="Tahoma" w:eastAsia="Times New Roman" w:hAnsi="Tahoma" w:cs="Tahoma"/>
                <w:sz w:val="24"/>
                <w:szCs w:val="24"/>
                <w:lang w:val="fr-SN" w:eastAsia="fr-SN"/>
              </w:rPr>
              <w:t> </w:t>
            </w:r>
          </w:p>
        </w:tc>
        <w:tc>
          <w:tcPr>
            <w:tcW w:w="1800" w:type="dxa"/>
            <w:shd w:val="clear" w:color="auto" w:fill="auto"/>
            <w:noWrap/>
            <w:vAlign w:val="bottom"/>
            <w:hideMark/>
          </w:tcPr>
          <w:p w14:paraId="7B8B5D39" w14:textId="77777777" w:rsidR="005B5023" w:rsidRPr="000E6AA4" w:rsidRDefault="005B5023" w:rsidP="000B7C9C">
            <w:pPr>
              <w:rPr>
                <w:rFonts w:ascii="Tahoma" w:eastAsia="Times New Roman" w:hAnsi="Tahoma" w:cs="Tahoma"/>
                <w:sz w:val="24"/>
                <w:szCs w:val="24"/>
                <w:lang w:val="fr-SN" w:eastAsia="fr-SN"/>
              </w:rPr>
            </w:pPr>
            <w:r w:rsidRPr="000E6AA4">
              <w:rPr>
                <w:rFonts w:ascii="Tahoma" w:eastAsia="Times New Roman" w:hAnsi="Tahoma" w:cs="Tahoma"/>
                <w:sz w:val="24"/>
                <w:szCs w:val="24"/>
                <w:lang w:val="fr-SN" w:eastAsia="fr-SN"/>
              </w:rPr>
              <w:t> </w:t>
            </w:r>
          </w:p>
        </w:tc>
        <w:tc>
          <w:tcPr>
            <w:tcW w:w="1706" w:type="dxa"/>
          </w:tcPr>
          <w:p w14:paraId="5BAC4CAD" w14:textId="77777777" w:rsidR="005B5023" w:rsidRPr="000E6AA4" w:rsidRDefault="005B5023" w:rsidP="000B7C9C">
            <w:pPr>
              <w:rPr>
                <w:rFonts w:ascii="Tahoma" w:eastAsia="Times New Roman" w:hAnsi="Tahoma" w:cs="Tahoma"/>
                <w:sz w:val="24"/>
                <w:szCs w:val="24"/>
                <w:lang w:val="fr-SN" w:eastAsia="fr-SN"/>
              </w:rPr>
            </w:pPr>
          </w:p>
        </w:tc>
        <w:tc>
          <w:tcPr>
            <w:tcW w:w="1762" w:type="dxa"/>
          </w:tcPr>
          <w:p w14:paraId="612801B4" w14:textId="75C68369" w:rsidR="005B5023" w:rsidRPr="000E6AA4" w:rsidRDefault="005B5023" w:rsidP="000B7C9C">
            <w:pPr>
              <w:rPr>
                <w:rFonts w:ascii="Tahoma" w:eastAsia="Times New Roman" w:hAnsi="Tahoma" w:cs="Tahoma"/>
                <w:sz w:val="24"/>
                <w:szCs w:val="24"/>
                <w:lang w:val="fr-SN" w:eastAsia="fr-SN"/>
              </w:rPr>
            </w:pPr>
          </w:p>
        </w:tc>
      </w:tr>
      <w:tr w:rsidR="005B5023" w:rsidRPr="007728C5" w14:paraId="4E2D9D91" w14:textId="56D635B3" w:rsidTr="00F324DF">
        <w:trPr>
          <w:trHeight w:val="351"/>
        </w:trPr>
        <w:tc>
          <w:tcPr>
            <w:tcW w:w="1202" w:type="dxa"/>
            <w:shd w:val="clear" w:color="auto" w:fill="auto"/>
            <w:noWrap/>
            <w:vAlign w:val="bottom"/>
            <w:hideMark/>
          </w:tcPr>
          <w:p w14:paraId="5691D79B" w14:textId="77777777" w:rsidR="005B5023" w:rsidRPr="000E6AA4" w:rsidRDefault="005B5023" w:rsidP="000B7C9C">
            <w:pPr>
              <w:jc w:val="center"/>
              <w:rPr>
                <w:rFonts w:ascii="Tahoma" w:eastAsia="Times New Roman" w:hAnsi="Tahoma" w:cs="Tahoma"/>
                <w:sz w:val="24"/>
                <w:szCs w:val="24"/>
                <w:lang w:val="fr-SN" w:eastAsia="fr-SN"/>
              </w:rPr>
            </w:pPr>
            <w:r>
              <w:rPr>
                <w:rFonts w:ascii="Tahoma" w:eastAsia="Times New Roman" w:hAnsi="Tahoma" w:cs="Tahoma"/>
                <w:sz w:val="24"/>
                <w:szCs w:val="24"/>
                <w:lang w:val="fr-SN" w:eastAsia="fr-SN"/>
              </w:rPr>
              <w:t>6</w:t>
            </w:r>
          </w:p>
        </w:tc>
        <w:tc>
          <w:tcPr>
            <w:tcW w:w="4918" w:type="dxa"/>
            <w:shd w:val="clear" w:color="auto" w:fill="auto"/>
            <w:noWrap/>
            <w:vAlign w:val="bottom"/>
            <w:hideMark/>
          </w:tcPr>
          <w:p w14:paraId="4EF9923C" w14:textId="77777777" w:rsidR="005B5023" w:rsidRDefault="005B5023">
            <w:pPr>
              <w:rPr>
                <w:rFonts w:ascii="Tahoma" w:eastAsia="Times New Roman" w:hAnsi="Tahoma" w:cs="Tahoma"/>
                <w:sz w:val="24"/>
                <w:szCs w:val="24"/>
                <w:lang w:val="fr-SN" w:eastAsia="fr-SN"/>
              </w:rPr>
            </w:pPr>
            <w:r w:rsidRPr="00F324DF">
              <w:rPr>
                <w:rFonts w:ascii="Tahoma" w:eastAsia="Times New Roman" w:hAnsi="Tahoma" w:cs="Tahoma"/>
                <w:sz w:val="24"/>
                <w:szCs w:val="24"/>
                <w:highlight w:val="green"/>
                <w:lang w:val="fr-SN" w:eastAsia="fr-SN"/>
              </w:rPr>
              <w:t>Energie</w:t>
            </w:r>
          </w:p>
          <w:p w14:paraId="6D43798A" w14:textId="78E7CA75" w:rsidR="005B5023" w:rsidRDefault="005B5023" w:rsidP="00AB6D7C">
            <w:pPr>
              <w:pStyle w:val="Paragraphedeliste"/>
              <w:numPr>
                <w:ilvl w:val="0"/>
                <w:numId w:val="98"/>
              </w:numPr>
              <w:rPr>
                <w:rFonts w:ascii="Tahoma" w:eastAsia="Times New Roman" w:hAnsi="Tahoma" w:cs="Tahoma"/>
                <w:sz w:val="24"/>
                <w:szCs w:val="24"/>
                <w:lang w:val="fr-SN" w:eastAsia="fr-SN"/>
              </w:rPr>
            </w:pPr>
            <w:r w:rsidRPr="00F324DF">
              <w:rPr>
                <w:rFonts w:ascii="Tahoma" w:eastAsia="Times New Roman" w:hAnsi="Tahoma" w:cs="Tahoma"/>
                <w:sz w:val="24"/>
                <w:szCs w:val="24"/>
                <w:lang w:val="fr-SN" w:eastAsia="fr-SN"/>
              </w:rPr>
              <w:t xml:space="preserve">Energie pour la </w:t>
            </w:r>
            <w:r w:rsidR="000C43F2" w:rsidRPr="00F324DF">
              <w:rPr>
                <w:rFonts w:ascii="Tahoma" w:eastAsia="Times New Roman" w:hAnsi="Tahoma" w:cs="Tahoma"/>
                <w:sz w:val="24"/>
                <w:szCs w:val="24"/>
                <w:lang w:val="fr-SN" w:eastAsia="fr-SN"/>
              </w:rPr>
              <w:t>cuisson (</w:t>
            </w:r>
            <w:r w:rsidRPr="00F324DF">
              <w:rPr>
                <w:rFonts w:ascii="Tahoma" w:eastAsia="Times New Roman" w:hAnsi="Tahoma" w:cs="Tahoma"/>
                <w:sz w:val="24"/>
                <w:szCs w:val="24"/>
                <w:lang w:val="fr-SN" w:eastAsia="fr-SN"/>
              </w:rPr>
              <w:t>gaz, charbon bois de chauffe etc.)</w:t>
            </w:r>
          </w:p>
          <w:p w14:paraId="76360FE8" w14:textId="651C5823" w:rsidR="00AB6D7C" w:rsidRPr="00F324DF" w:rsidRDefault="00AB6D7C" w:rsidP="00F324DF">
            <w:pPr>
              <w:pStyle w:val="Paragraphedeliste"/>
              <w:numPr>
                <w:ilvl w:val="0"/>
                <w:numId w:val="98"/>
              </w:numPr>
              <w:rPr>
                <w:rFonts w:ascii="Tahoma" w:eastAsia="Times New Roman" w:hAnsi="Tahoma" w:cs="Tahoma"/>
                <w:sz w:val="24"/>
                <w:szCs w:val="24"/>
                <w:lang w:val="fr-SN" w:eastAsia="fr-SN"/>
              </w:rPr>
            </w:pPr>
            <w:r>
              <w:rPr>
                <w:rFonts w:ascii="Tahoma" w:eastAsia="Times New Roman" w:hAnsi="Tahoma" w:cs="Tahoma"/>
                <w:sz w:val="24"/>
                <w:szCs w:val="24"/>
                <w:lang w:val="fr-SN" w:eastAsia="fr-SN"/>
              </w:rPr>
              <w:t>Carburant (véhicule, motocyclette, etc.)</w:t>
            </w:r>
          </w:p>
          <w:p w14:paraId="620E25D7" w14:textId="77777777" w:rsidR="005B5023" w:rsidRDefault="005B5023" w:rsidP="00F324DF">
            <w:pPr>
              <w:pStyle w:val="Paragraphedeliste"/>
              <w:numPr>
                <w:ilvl w:val="0"/>
                <w:numId w:val="98"/>
              </w:numPr>
              <w:rPr>
                <w:rFonts w:ascii="Tahoma" w:eastAsia="Times New Roman" w:hAnsi="Tahoma" w:cs="Tahoma"/>
                <w:sz w:val="24"/>
                <w:szCs w:val="24"/>
                <w:lang w:val="fr-SN" w:eastAsia="fr-SN"/>
              </w:rPr>
            </w:pPr>
            <w:r w:rsidRPr="00F324DF">
              <w:rPr>
                <w:rFonts w:ascii="Tahoma" w:eastAsia="Times New Roman" w:hAnsi="Tahoma" w:cs="Tahoma"/>
                <w:sz w:val="24"/>
                <w:szCs w:val="24"/>
                <w:lang w:val="fr-SN" w:eastAsia="fr-SN"/>
              </w:rPr>
              <w:t>Electricité</w:t>
            </w:r>
          </w:p>
          <w:p w14:paraId="39148ADA" w14:textId="3E699993" w:rsidR="005B5023" w:rsidRPr="00F324DF" w:rsidRDefault="005B5023" w:rsidP="00F324DF">
            <w:pPr>
              <w:pStyle w:val="Paragraphedeliste"/>
              <w:numPr>
                <w:ilvl w:val="0"/>
                <w:numId w:val="98"/>
              </w:numPr>
              <w:rPr>
                <w:rFonts w:ascii="Tahoma" w:eastAsia="Times New Roman" w:hAnsi="Tahoma" w:cs="Tahoma"/>
                <w:sz w:val="24"/>
                <w:szCs w:val="24"/>
                <w:lang w:val="fr-SN" w:eastAsia="fr-SN"/>
              </w:rPr>
            </w:pPr>
            <w:r>
              <w:rPr>
                <w:rFonts w:ascii="Tahoma" w:eastAsia="Times New Roman" w:hAnsi="Tahoma" w:cs="Tahoma"/>
                <w:sz w:val="24"/>
                <w:szCs w:val="24"/>
                <w:lang w:val="fr-SN" w:eastAsia="fr-SN"/>
              </w:rPr>
              <w:t>Solaire (</w:t>
            </w:r>
            <w:r w:rsidRPr="00F324DF">
              <w:rPr>
                <w:rFonts w:ascii="Tahoma" w:eastAsia="Times New Roman" w:hAnsi="Tahoma" w:cs="Tahoma"/>
                <w:i/>
                <w:sz w:val="24"/>
                <w:szCs w:val="24"/>
                <w:lang w:val="fr-SN" w:eastAsia="fr-SN"/>
              </w:rPr>
              <w:t>estimé le montant si le ménage devrait payer l’électricité</w:t>
            </w:r>
            <w:r w:rsidR="000706C2">
              <w:rPr>
                <w:rFonts w:ascii="Tahoma" w:eastAsia="Times New Roman" w:hAnsi="Tahoma" w:cs="Tahoma"/>
                <w:i/>
                <w:sz w:val="24"/>
                <w:szCs w:val="24"/>
                <w:lang w:val="fr-SN" w:eastAsia="fr-SN"/>
              </w:rPr>
              <w:t xml:space="preserve"> de façon mensuelle</w:t>
            </w:r>
            <w:r>
              <w:rPr>
                <w:rFonts w:ascii="Tahoma" w:eastAsia="Times New Roman" w:hAnsi="Tahoma" w:cs="Tahoma"/>
                <w:sz w:val="24"/>
                <w:szCs w:val="24"/>
                <w:lang w:val="fr-SN" w:eastAsia="fr-SN"/>
              </w:rPr>
              <w:t>)</w:t>
            </w:r>
          </w:p>
          <w:p w14:paraId="34093D89" w14:textId="12B950E2" w:rsidR="005B5023" w:rsidRPr="00F324DF" w:rsidRDefault="005B5023">
            <w:pPr>
              <w:rPr>
                <w:rFonts w:ascii="Tahoma" w:eastAsia="Times New Roman" w:hAnsi="Tahoma" w:cs="Tahoma"/>
                <w:sz w:val="24"/>
                <w:szCs w:val="24"/>
                <w:lang w:val="fr-SN" w:eastAsia="fr-SN"/>
              </w:rPr>
            </w:pPr>
          </w:p>
        </w:tc>
        <w:tc>
          <w:tcPr>
            <w:tcW w:w="1710" w:type="dxa"/>
          </w:tcPr>
          <w:p w14:paraId="0FAB0D08" w14:textId="77777777" w:rsidR="005B5023" w:rsidRPr="000E6AA4" w:rsidRDefault="005B5023" w:rsidP="000B7C9C">
            <w:pPr>
              <w:rPr>
                <w:rFonts w:ascii="Tahoma" w:eastAsia="Times New Roman" w:hAnsi="Tahoma" w:cs="Tahoma"/>
                <w:sz w:val="24"/>
                <w:szCs w:val="24"/>
                <w:lang w:val="fr-SN" w:eastAsia="fr-SN"/>
              </w:rPr>
            </w:pPr>
          </w:p>
        </w:tc>
        <w:tc>
          <w:tcPr>
            <w:tcW w:w="1757" w:type="dxa"/>
            <w:shd w:val="clear" w:color="auto" w:fill="auto"/>
            <w:noWrap/>
            <w:vAlign w:val="bottom"/>
            <w:hideMark/>
          </w:tcPr>
          <w:p w14:paraId="618A7DA5" w14:textId="551487D0" w:rsidR="005B5023" w:rsidRPr="000E6AA4" w:rsidRDefault="005B5023" w:rsidP="000B7C9C">
            <w:pPr>
              <w:rPr>
                <w:rFonts w:ascii="Tahoma" w:eastAsia="Times New Roman" w:hAnsi="Tahoma" w:cs="Tahoma"/>
                <w:sz w:val="24"/>
                <w:szCs w:val="24"/>
                <w:lang w:val="fr-SN" w:eastAsia="fr-SN"/>
              </w:rPr>
            </w:pPr>
            <w:r w:rsidRPr="000E6AA4">
              <w:rPr>
                <w:rFonts w:ascii="Tahoma" w:eastAsia="Times New Roman" w:hAnsi="Tahoma" w:cs="Tahoma"/>
                <w:sz w:val="24"/>
                <w:szCs w:val="24"/>
                <w:lang w:val="fr-SN" w:eastAsia="fr-SN"/>
              </w:rPr>
              <w:t> </w:t>
            </w:r>
          </w:p>
        </w:tc>
        <w:tc>
          <w:tcPr>
            <w:tcW w:w="1800" w:type="dxa"/>
            <w:shd w:val="clear" w:color="auto" w:fill="auto"/>
            <w:noWrap/>
            <w:vAlign w:val="bottom"/>
            <w:hideMark/>
          </w:tcPr>
          <w:p w14:paraId="19030AB8" w14:textId="77777777" w:rsidR="005B5023" w:rsidRPr="000E6AA4" w:rsidRDefault="005B5023" w:rsidP="000B7C9C">
            <w:pPr>
              <w:rPr>
                <w:rFonts w:ascii="Tahoma" w:eastAsia="Times New Roman" w:hAnsi="Tahoma" w:cs="Tahoma"/>
                <w:sz w:val="24"/>
                <w:szCs w:val="24"/>
                <w:lang w:val="fr-SN" w:eastAsia="fr-SN"/>
              </w:rPr>
            </w:pPr>
            <w:r w:rsidRPr="000E6AA4">
              <w:rPr>
                <w:rFonts w:ascii="Tahoma" w:eastAsia="Times New Roman" w:hAnsi="Tahoma" w:cs="Tahoma"/>
                <w:sz w:val="24"/>
                <w:szCs w:val="24"/>
                <w:lang w:val="fr-SN" w:eastAsia="fr-SN"/>
              </w:rPr>
              <w:t> </w:t>
            </w:r>
          </w:p>
        </w:tc>
        <w:tc>
          <w:tcPr>
            <w:tcW w:w="1706" w:type="dxa"/>
          </w:tcPr>
          <w:p w14:paraId="1F9CA23A" w14:textId="77777777" w:rsidR="005B5023" w:rsidRPr="000E6AA4" w:rsidRDefault="005B5023" w:rsidP="000B7C9C">
            <w:pPr>
              <w:rPr>
                <w:rFonts w:ascii="Tahoma" w:eastAsia="Times New Roman" w:hAnsi="Tahoma" w:cs="Tahoma"/>
                <w:sz w:val="24"/>
                <w:szCs w:val="24"/>
                <w:lang w:val="fr-SN" w:eastAsia="fr-SN"/>
              </w:rPr>
            </w:pPr>
          </w:p>
        </w:tc>
        <w:tc>
          <w:tcPr>
            <w:tcW w:w="1762" w:type="dxa"/>
          </w:tcPr>
          <w:p w14:paraId="72D6EFA9" w14:textId="7C067AA9" w:rsidR="005B5023" w:rsidRPr="000E6AA4" w:rsidRDefault="005B5023" w:rsidP="000B7C9C">
            <w:pPr>
              <w:rPr>
                <w:rFonts w:ascii="Tahoma" w:eastAsia="Times New Roman" w:hAnsi="Tahoma" w:cs="Tahoma"/>
                <w:sz w:val="24"/>
                <w:szCs w:val="24"/>
                <w:lang w:val="fr-SN" w:eastAsia="fr-SN"/>
              </w:rPr>
            </w:pPr>
          </w:p>
        </w:tc>
      </w:tr>
      <w:tr w:rsidR="005B5023" w:rsidRPr="007F74CA" w14:paraId="7B3B7499" w14:textId="3AB52C38" w:rsidTr="00F324DF">
        <w:trPr>
          <w:trHeight w:val="351"/>
        </w:trPr>
        <w:tc>
          <w:tcPr>
            <w:tcW w:w="1202" w:type="dxa"/>
            <w:shd w:val="clear" w:color="auto" w:fill="auto"/>
            <w:noWrap/>
            <w:vAlign w:val="bottom"/>
            <w:hideMark/>
          </w:tcPr>
          <w:p w14:paraId="4702B139" w14:textId="6A60BC06" w:rsidR="005B5023" w:rsidRPr="000E6AA4" w:rsidRDefault="00BA0D41" w:rsidP="000B7C9C">
            <w:pPr>
              <w:jc w:val="center"/>
              <w:rPr>
                <w:rFonts w:ascii="Tahoma" w:eastAsia="Times New Roman" w:hAnsi="Tahoma" w:cs="Tahoma"/>
                <w:sz w:val="24"/>
                <w:szCs w:val="24"/>
                <w:lang w:val="fr-SN" w:eastAsia="fr-SN"/>
              </w:rPr>
            </w:pPr>
            <w:r>
              <w:rPr>
                <w:rFonts w:ascii="Tahoma" w:eastAsia="Times New Roman" w:hAnsi="Tahoma" w:cs="Tahoma"/>
                <w:sz w:val="24"/>
                <w:szCs w:val="24"/>
                <w:lang w:val="fr-SN" w:eastAsia="fr-SN"/>
              </w:rPr>
              <w:t>7</w:t>
            </w:r>
          </w:p>
        </w:tc>
        <w:tc>
          <w:tcPr>
            <w:tcW w:w="4918" w:type="dxa"/>
            <w:shd w:val="clear" w:color="auto" w:fill="auto"/>
            <w:noWrap/>
            <w:vAlign w:val="bottom"/>
            <w:hideMark/>
          </w:tcPr>
          <w:p w14:paraId="4D55A09D" w14:textId="5DB701DC" w:rsidR="005B5023" w:rsidRPr="00F324DF" w:rsidRDefault="005B5023">
            <w:pPr>
              <w:rPr>
                <w:rFonts w:ascii="Tahoma" w:eastAsia="Times New Roman" w:hAnsi="Tahoma" w:cs="Tahoma"/>
                <w:sz w:val="24"/>
                <w:szCs w:val="24"/>
                <w:lang w:val="fr-SN" w:eastAsia="fr-SN"/>
              </w:rPr>
            </w:pPr>
            <w:r w:rsidRPr="000E6AA4">
              <w:rPr>
                <w:rFonts w:ascii="Tahoma" w:eastAsia="Times New Roman" w:hAnsi="Tahoma" w:cs="Tahoma"/>
                <w:sz w:val="24"/>
                <w:szCs w:val="24"/>
                <w:lang w:val="fr-SN" w:eastAsia="fr-SN"/>
              </w:rPr>
              <w:t>Eau</w:t>
            </w:r>
          </w:p>
        </w:tc>
        <w:tc>
          <w:tcPr>
            <w:tcW w:w="1710" w:type="dxa"/>
          </w:tcPr>
          <w:p w14:paraId="4BB8DBAA" w14:textId="77777777" w:rsidR="005B5023" w:rsidRPr="000E6AA4" w:rsidRDefault="005B5023" w:rsidP="000B7C9C">
            <w:pPr>
              <w:rPr>
                <w:rFonts w:ascii="Tahoma" w:eastAsia="Times New Roman" w:hAnsi="Tahoma" w:cs="Tahoma"/>
                <w:sz w:val="24"/>
                <w:szCs w:val="24"/>
                <w:lang w:val="fr-SN" w:eastAsia="fr-SN"/>
              </w:rPr>
            </w:pPr>
          </w:p>
        </w:tc>
        <w:tc>
          <w:tcPr>
            <w:tcW w:w="1757" w:type="dxa"/>
            <w:shd w:val="clear" w:color="auto" w:fill="auto"/>
            <w:noWrap/>
            <w:vAlign w:val="bottom"/>
            <w:hideMark/>
          </w:tcPr>
          <w:p w14:paraId="68FF76C2" w14:textId="301FB6E9" w:rsidR="005B5023" w:rsidRPr="000E6AA4" w:rsidRDefault="005B5023" w:rsidP="000B7C9C">
            <w:pPr>
              <w:rPr>
                <w:rFonts w:ascii="Tahoma" w:eastAsia="Times New Roman" w:hAnsi="Tahoma" w:cs="Tahoma"/>
                <w:sz w:val="24"/>
                <w:szCs w:val="24"/>
                <w:lang w:val="fr-SN" w:eastAsia="fr-SN"/>
              </w:rPr>
            </w:pPr>
            <w:r w:rsidRPr="000E6AA4">
              <w:rPr>
                <w:rFonts w:ascii="Tahoma" w:eastAsia="Times New Roman" w:hAnsi="Tahoma" w:cs="Tahoma"/>
                <w:sz w:val="24"/>
                <w:szCs w:val="24"/>
                <w:lang w:val="fr-SN" w:eastAsia="fr-SN"/>
              </w:rPr>
              <w:t> </w:t>
            </w:r>
          </w:p>
        </w:tc>
        <w:tc>
          <w:tcPr>
            <w:tcW w:w="1800" w:type="dxa"/>
            <w:shd w:val="clear" w:color="auto" w:fill="auto"/>
            <w:noWrap/>
            <w:vAlign w:val="bottom"/>
            <w:hideMark/>
          </w:tcPr>
          <w:p w14:paraId="2B7BD482" w14:textId="77777777" w:rsidR="005B5023" w:rsidRPr="000E6AA4" w:rsidRDefault="005B5023" w:rsidP="000B7C9C">
            <w:pPr>
              <w:rPr>
                <w:rFonts w:ascii="Tahoma" w:eastAsia="Times New Roman" w:hAnsi="Tahoma" w:cs="Tahoma"/>
                <w:sz w:val="24"/>
                <w:szCs w:val="24"/>
                <w:lang w:val="fr-SN" w:eastAsia="fr-SN"/>
              </w:rPr>
            </w:pPr>
            <w:r w:rsidRPr="000E6AA4">
              <w:rPr>
                <w:rFonts w:ascii="Tahoma" w:eastAsia="Times New Roman" w:hAnsi="Tahoma" w:cs="Tahoma"/>
                <w:sz w:val="24"/>
                <w:szCs w:val="24"/>
                <w:lang w:val="fr-SN" w:eastAsia="fr-SN"/>
              </w:rPr>
              <w:t> </w:t>
            </w:r>
          </w:p>
        </w:tc>
        <w:tc>
          <w:tcPr>
            <w:tcW w:w="1706" w:type="dxa"/>
          </w:tcPr>
          <w:p w14:paraId="75E0A9A9" w14:textId="77777777" w:rsidR="005B5023" w:rsidRPr="000E6AA4" w:rsidRDefault="005B5023" w:rsidP="000B7C9C">
            <w:pPr>
              <w:rPr>
                <w:rFonts w:ascii="Tahoma" w:eastAsia="Times New Roman" w:hAnsi="Tahoma" w:cs="Tahoma"/>
                <w:sz w:val="24"/>
                <w:szCs w:val="24"/>
                <w:lang w:val="fr-SN" w:eastAsia="fr-SN"/>
              </w:rPr>
            </w:pPr>
          </w:p>
        </w:tc>
        <w:tc>
          <w:tcPr>
            <w:tcW w:w="1762" w:type="dxa"/>
          </w:tcPr>
          <w:p w14:paraId="536E23B4" w14:textId="57085639" w:rsidR="005B5023" w:rsidRPr="000E6AA4" w:rsidRDefault="005B5023" w:rsidP="000B7C9C">
            <w:pPr>
              <w:rPr>
                <w:rFonts w:ascii="Tahoma" w:eastAsia="Times New Roman" w:hAnsi="Tahoma" w:cs="Tahoma"/>
                <w:sz w:val="24"/>
                <w:szCs w:val="24"/>
                <w:lang w:val="fr-SN" w:eastAsia="fr-SN"/>
              </w:rPr>
            </w:pPr>
          </w:p>
        </w:tc>
      </w:tr>
      <w:tr w:rsidR="005B5023" w:rsidRPr="007728C5" w14:paraId="1B243D54" w14:textId="601819B0" w:rsidTr="00F324DF">
        <w:trPr>
          <w:trHeight w:val="351"/>
        </w:trPr>
        <w:tc>
          <w:tcPr>
            <w:tcW w:w="1202" w:type="dxa"/>
            <w:shd w:val="clear" w:color="auto" w:fill="auto"/>
            <w:noWrap/>
            <w:vAlign w:val="bottom"/>
            <w:hideMark/>
          </w:tcPr>
          <w:p w14:paraId="74487749" w14:textId="1C1A2ECA" w:rsidR="005B5023" w:rsidRPr="000E6AA4" w:rsidRDefault="00BA0D41" w:rsidP="000B7C9C">
            <w:pPr>
              <w:jc w:val="center"/>
              <w:rPr>
                <w:rFonts w:ascii="Tahoma" w:eastAsia="Times New Roman" w:hAnsi="Tahoma" w:cs="Tahoma"/>
                <w:sz w:val="24"/>
                <w:szCs w:val="24"/>
                <w:lang w:val="fr-SN" w:eastAsia="fr-SN"/>
              </w:rPr>
            </w:pPr>
            <w:r>
              <w:rPr>
                <w:rFonts w:ascii="Tahoma" w:eastAsia="Times New Roman" w:hAnsi="Tahoma" w:cs="Tahoma"/>
                <w:sz w:val="24"/>
                <w:szCs w:val="24"/>
                <w:lang w:val="fr-SN" w:eastAsia="fr-SN"/>
              </w:rPr>
              <w:lastRenderedPageBreak/>
              <w:t>8</w:t>
            </w:r>
          </w:p>
        </w:tc>
        <w:tc>
          <w:tcPr>
            <w:tcW w:w="4918" w:type="dxa"/>
            <w:shd w:val="clear" w:color="auto" w:fill="auto"/>
            <w:noWrap/>
            <w:vAlign w:val="bottom"/>
            <w:hideMark/>
          </w:tcPr>
          <w:p w14:paraId="66706575" w14:textId="77777777" w:rsidR="005B5023" w:rsidRDefault="005B5023" w:rsidP="000B7C9C">
            <w:pPr>
              <w:rPr>
                <w:rFonts w:ascii="Tahoma" w:eastAsia="Times New Roman" w:hAnsi="Tahoma" w:cs="Tahoma"/>
                <w:sz w:val="24"/>
                <w:szCs w:val="24"/>
                <w:lang w:val="fr-SN" w:eastAsia="fr-SN"/>
              </w:rPr>
            </w:pPr>
            <w:r w:rsidRPr="000E6AA4">
              <w:rPr>
                <w:rFonts w:ascii="Tahoma" w:eastAsia="Times New Roman" w:hAnsi="Tahoma" w:cs="Tahoma"/>
                <w:sz w:val="24"/>
                <w:szCs w:val="24"/>
                <w:lang w:val="fr-SN" w:eastAsia="fr-SN"/>
              </w:rPr>
              <w:t>Communication</w:t>
            </w:r>
          </w:p>
          <w:p w14:paraId="1B1520A3" w14:textId="5174F476" w:rsidR="005B5023" w:rsidRPr="00DF7B12" w:rsidRDefault="005B5023" w:rsidP="00DF7B12">
            <w:pPr>
              <w:pStyle w:val="Paragraphedeliste"/>
              <w:numPr>
                <w:ilvl w:val="0"/>
                <w:numId w:val="104"/>
              </w:numPr>
              <w:rPr>
                <w:rFonts w:ascii="Tahoma" w:eastAsia="Times New Roman" w:hAnsi="Tahoma" w:cs="Tahoma"/>
                <w:sz w:val="24"/>
                <w:szCs w:val="24"/>
                <w:lang w:val="fr-SN" w:eastAsia="fr-SN"/>
              </w:rPr>
            </w:pPr>
            <w:r w:rsidRPr="00DF7B12">
              <w:rPr>
                <w:rFonts w:ascii="Tahoma" w:eastAsia="Times New Roman" w:hAnsi="Tahoma" w:cs="Tahoma"/>
                <w:sz w:val="24"/>
                <w:szCs w:val="24"/>
                <w:lang w:val="fr-SN" w:eastAsia="fr-SN"/>
              </w:rPr>
              <w:t>Frais relatifs aux dépenses de communication (crédit, internet, etc.)</w:t>
            </w:r>
          </w:p>
        </w:tc>
        <w:tc>
          <w:tcPr>
            <w:tcW w:w="1710" w:type="dxa"/>
          </w:tcPr>
          <w:p w14:paraId="27B88B6E" w14:textId="77777777" w:rsidR="005B5023" w:rsidRPr="000E6AA4" w:rsidRDefault="005B5023" w:rsidP="000B7C9C">
            <w:pPr>
              <w:rPr>
                <w:rFonts w:ascii="Tahoma" w:eastAsia="Times New Roman" w:hAnsi="Tahoma" w:cs="Tahoma"/>
                <w:sz w:val="24"/>
                <w:szCs w:val="24"/>
                <w:lang w:val="fr-SN" w:eastAsia="fr-SN"/>
              </w:rPr>
            </w:pPr>
          </w:p>
        </w:tc>
        <w:tc>
          <w:tcPr>
            <w:tcW w:w="1757" w:type="dxa"/>
            <w:shd w:val="clear" w:color="auto" w:fill="auto"/>
            <w:noWrap/>
            <w:vAlign w:val="bottom"/>
            <w:hideMark/>
          </w:tcPr>
          <w:p w14:paraId="1491BD19" w14:textId="11CE0593" w:rsidR="005B5023" w:rsidRPr="000E6AA4" w:rsidRDefault="005B5023" w:rsidP="000B7C9C">
            <w:pPr>
              <w:rPr>
                <w:rFonts w:ascii="Tahoma" w:eastAsia="Times New Roman" w:hAnsi="Tahoma" w:cs="Tahoma"/>
                <w:sz w:val="24"/>
                <w:szCs w:val="24"/>
                <w:lang w:val="fr-SN" w:eastAsia="fr-SN"/>
              </w:rPr>
            </w:pPr>
            <w:r w:rsidRPr="000E6AA4">
              <w:rPr>
                <w:rFonts w:ascii="Tahoma" w:eastAsia="Times New Roman" w:hAnsi="Tahoma" w:cs="Tahoma"/>
                <w:sz w:val="24"/>
                <w:szCs w:val="24"/>
                <w:lang w:val="fr-SN" w:eastAsia="fr-SN"/>
              </w:rPr>
              <w:t> </w:t>
            </w:r>
          </w:p>
        </w:tc>
        <w:tc>
          <w:tcPr>
            <w:tcW w:w="1800" w:type="dxa"/>
            <w:shd w:val="clear" w:color="auto" w:fill="auto"/>
            <w:noWrap/>
            <w:vAlign w:val="bottom"/>
            <w:hideMark/>
          </w:tcPr>
          <w:p w14:paraId="36101E2E" w14:textId="77777777" w:rsidR="005B5023" w:rsidRPr="000E6AA4" w:rsidRDefault="005B5023" w:rsidP="000B7C9C">
            <w:pPr>
              <w:rPr>
                <w:rFonts w:ascii="Tahoma" w:eastAsia="Times New Roman" w:hAnsi="Tahoma" w:cs="Tahoma"/>
                <w:sz w:val="24"/>
                <w:szCs w:val="24"/>
                <w:lang w:val="fr-SN" w:eastAsia="fr-SN"/>
              </w:rPr>
            </w:pPr>
            <w:r w:rsidRPr="000E6AA4">
              <w:rPr>
                <w:rFonts w:ascii="Tahoma" w:eastAsia="Times New Roman" w:hAnsi="Tahoma" w:cs="Tahoma"/>
                <w:sz w:val="24"/>
                <w:szCs w:val="24"/>
                <w:lang w:val="fr-SN" w:eastAsia="fr-SN"/>
              </w:rPr>
              <w:t> </w:t>
            </w:r>
          </w:p>
        </w:tc>
        <w:tc>
          <w:tcPr>
            <w:tcW w:w="1706" w:type="dxa"/>
          </w:tcPr>
          <w:p w14:paraId="5995ACF0" w14:textId="77777777" w:rsidR="005B5023" w:rsidRPr="000E6AA4" w:rsidRDefault="005B5023" w:rsidP="000B7C9C">
            <w:pPr>
              <w:rPr>
                <w:rFonts w:ascii="Tahoma" w:eastAsia="Times New Roman" w:hAnsi="Tahoma" w:cs="Tahoma"/>
                <w:sz w:val="24"/>
                <w:szCs w:val="24"/>
                <w:lang w:val="fr-SN" w:eastAsia="fr-SN"/>
              </w:rPr>
            </w:pPr>
          </w:p>
        </w:tc>
        <w:tc>
          <w:tcPr>
            <w:tcW w:w="1762" w:type="dxa"/>
          </w:tcPr>
          <w:p w14:paraId="179E555F" w14:textId="65466B77" w:rsidR="005B5023" w:rsidRPr="000E6AA4" w:rsidRDefault="005B5023" w:rsidP="000B7C9C">
            <w:pPr>
              <w:rPr>
                <w:rFonts w:ascii="Tahoma" w:eastAsia="Times New Roman" w:hAnsi="Tahoma" w:cs="Tahoma"/>
                <w:sz w:val="24"/>
                <w:szCs w:val="24"/>
                <w:lang w:val="fr-SN" w:eastAsia="fr-SN"/>
              </w:rPr>
            </w:pPr>
          </w:p>
        </w:tc>
      </w:tr>
      <w:tr w:rsidR="005B5023" w:rsidRPr="007F74CA" w14:paraId="3FD72C48" w14:textId="303DEE96" w:rsidTr="00F324DF">
        <w:trPr>
          <w:trHeight w:val="351"/>
        </w:trPr>
        <w:tc>
          <w:tcPr>
            <w:tcW w:w="1202" w:type="dxa"/>
            <w:shd w:val="clear" w:color="auto" w:fill="auto"/>
            <w:noWrap/>
            <w:vAlign w:val="bottom"/>
            <w:hideMark/>
          </w:tcPr>
          <w:p w14:paraId="5851747D" w14:textId="3381B17B" w:rsidR="005B5023" w:rsidRPr="000E6AA4" w:rsidRDefault="00BA0D41" w:rsidP="000B7C9C">
            <w:pPr>
              <w:jc w:val="center"/>
              <w:rPr>
                <w:rFonts w:ascii="Tahoma" w:eastAsia="Times New Roman" w:hAnsi="Tahoma" w:cs="Tahoma"/>
                <w:sz w:val="24"/>
                <w:szCs w:val="24"/>
                <w:lang w:val="fr-SN" w:eastAsia="fr-SN"/>
              </w:rPr>
            </w:pPr>
            <w:r>
              <w:rPr>
                <w:rFonts w:ascii="Tahoma" w:eastAsia="Times New Roman" w:hAnsi="Tahoma" w:cs="Tahoma"/>
                <w:sz w:val="24"/>
                <w:szCs w:val="24"/>
                <w:lang w:val="fr-SN" w:eastAsia="fr-SN"/>
              </w:rPr>
              <w:t>9</w:t>
            </w:r>
          </w:p>
        </w:tc>
        <w:tc>
          <w:tcPr>
            <w:tcW w:w="4918" w:type="dxa"/>
            <w:shd w:val="clear" w:color="auto" w:fill="auto"/>
            <w:noWrap/>
            <w:vAlign w:val="bottom"/>
            <w:hideMark/>
          </w:tcPr>
          <w:p w14:paraId="156024A8" w14:textId="11829B12" w:rsidR="005B5023" w:rsidRPr="005B5023" w:rsidRDefault="005B5023" w:rsidP="005B5023">
            <w:pPr>
              <w:rPr>
                <w:rFonts w:ascii="Tahoma" w:eastAsia="Times New Roman" w:hAnsi="Tahoma" w:cs="Tahoma"/>
                <w:sz w:val="24"/>
                <w:szCs w:val="24"/>
                <w:lang w:val="fr-SN" w:eastAsia="fr-SN"/>
              </w:rPr>
            </w:pPr>
            <w:r>
              <w:rPr>
                <w:rFonts w:ascii="Tahoma" w:eastAsia="Times New Roman" w:hAnsi="Tahoma" w:cs="Tahoma"/>
                <w:sz w:val="24"/>
                <w:szCs w:val="24"/>
                <w:lang w:val="fr-SN" w:eastAsia="fr-SN"/>
              </w:rPr>
              <w:t>L</w:t>
            </w:r>
            <w:r w:rsidRPr="000E6AA4">
              <w:rPr>
                <w:rFonts w:ascii="Tahoma" w:eastAsia="Times New Roman" w:hAnsi="Tahoma" w:cs="Tahoma"/>
                <w:sz w:val="24"/>
                <w:szCs w:val="24"/>
                <w:lang w:val="fr-SN" w:eastAsia="fr-SN"/>
              </w:rPr>
              <w:t>oisir et culture</w:t>
            </w:r>
          </w:p>
          <w:p w14:paraId="57E4C336" w14:textId="26600C4E" w:rsidR="005B5023" w:rsidRPr="00F324DF" w:rsidRDefault="005B5023" w:rsidP="00F324DF">
            <w:pPr>
              <w:pStyle w:val="Paragraphedeliste"/>
              <w:numPr>
                <w:ilvl w:val="0"/>
                <w:numId w:val="95"/>
              </w:numPr>
              <w:rPr>
                <w:rFonts w:ascii="Tahoma" w:eastAsia="Times New Roman" w:hAnsi="Tahoma" w:cs="Tahoma"/>
                <w:szCs w:val="24"/>
                <w:lang w:val="fr-SN" w:eastAsia="fr-SN"/>
              </w:rPr>
            </w:pPr>
            <w:r w:rsidRPr="00F324DF">
              <w:rPr>
                <w:rFonts w:ascii="Tahoma" w:eastAsia="Times New Roman" w:hAnsi="Tahoma" w:cs="Tahoma"/>
                <w:szCs w:val="24"/>
                <w:lang w:val="fr-SN" w:eastAsia="fr-SN"/>
              </w:rPr>
              <w:t>E</w:t>
            </w:r>
            <w:r w:rsidRPr="005B5023">
              <w:rPr>
                <w:rFonts w:ascii="Tahoma" w:eastAsia="Times New Roman" w:hAnsi="Tahoma" w:cs="Tahoma"/>
                <w:szCs w:val="24"/>
                <w:lang w:val="fr-SN" w:eastAsia="fr-SN"/>
              </w:rPr>
              <w:t>ntretien</w:t>
            </w:r>
            <w:r w:rsidRPr="00F324DF">
              <w:rPr>
                <w:rFonts w:ascii="Tahoma" w:eastAsia="Times New Roman" w:hAnsi="Tahoma" w:cs="Tahoma"/>
                <w:szCs w:val="24"/>
                <w:lang w:val="fr-SN" w:eastAsia="fr-SN"/>
              </w:rPr>
              <w:t xml:space="preserve"> du corps</w:t>
            </w:r>
            <w:r>
              <w:rPr>
                <w:rFonts w:ascii="Tahoma" w:eastAsia="Times New Roman" w:hAnsi="Tahoma" w:cs="Tahoma"/>
                <w:szCs w:val="24"/>
                <w:lang w:val="fr-SN" w:eastAsia="fr-SN"/>
              </w:rPr>
              <w:t xml:space="preserve"> (soins du corps/produits de beauté, etc)</w:t>
            </w:r>
          </w:p>
          <w:p w14:paraId="47EEC95C" w14:textId="1BA9500F" w:rsidR="005B5023" w:rsidRPr="00F324DF" w:rsidRDefault="005B5023" w:rsidP="00F324DF">
            <w:pPr>
              <w:pStyle w:val="Paragraphedeliste"/>
              <w:numPr>
                <w:ilvl w:val="0"/>
                <w:numId w:val="95"/>
              </w:numPr>
              <w:rPr>
                <w:rFonts w:ascii="Tahoma" w:eastAsia="Times New Roman" w:hAnsi="Tahoma" w:cs="Tahoma"/>
                <w:sz w:val="24"/>
                <w:szCs w:val="24"/>
                <w:lang w:val="fr-SN" w:eastAsia="fr-SN"/>
              </w:rPr>
            </w:pPr>
            <w:r w:rsidRPr="00F324DF">
              <w:rPr>
                <w:rFonts w:ascii="Tahoma" w:eastAsia="Times New Roman" w:hAnsi="Tahoma" w:cs="Tahoma"/>
                <w:szCs w:val="24"/>
                <w:lang w:val="fr-SN" w:eastAsia="fr-SN"/>
              </w:rPr>
              <w:t>Habillement et chaussures</w:t>
            </w:r>
          </w:p>
        </w:tc>
        <w:tc>
          <w:tcPr>
            <w:tcW w:w="1710" w:type="dxa"/>
          </w:tcPr>
          <w:p w14:paraId="71380230" w14:textId="77777777" w:rsidR="005B5023" w:rsidRPr="000E6AA4" w:rsidRDefault="005B5023" w:rsidP="000B7C9C">
            <w:pPr>
              <w:rPr>
                <w:rFonts w:ascii="Tahoma" w:eastAsia="Times New Roman" w:hAnsi="Tahoma" w:cs="Tahoma"/>
                <w:sz w:val="24"/>
                <w:szCs w:val="24"/>
                <w:lang w:val="fr-SN" w:eastAsia="fr-SN"/>
              </w:rPr>
            </w:pPr>
          </w:p>
        </w:tc>
        <w:tc>
          <w:tcPr>
            <w:tcW w:w="1757" w:type="dxa"/>
            <w:shd w:val="clear" w:color="auto" w:fill="auto"/>
            <w:noWrap/>
            <w:vAlign w:val="bottom"/>
            <w:hideMark/>
          </w:tcPr>
          <w:p w14:paraId="2EAFA21E" w14:textId="6DC9C92F" w:rsidR="005B5023" w:rsidRPr="000E6AA4" w:rsidRDefault="005B5023" w:rsidP="000B7C9C">
            <w:pPr>
              <w:rPr>
                <w:rFonts w:ascii="Tahoma" w:eastAsia="Times New Roman" w:hAnsi="Tahoma" w:cs="Tahoma"/>
                <w:sz w:val="24"/>
                <w:szCs w:val="24"/>
                <w:lang w:val="fr-SN" w:eastAsia="fr-SN"/>
              </w:rPr>
            </w:pPr>
            <w:r w:rsidRPr="000E6AA4">
              <w:rPr>
                <w:rFonts w:ascii="Tahoma" w:eastAsia="Times New Roman" w:hAnsi="Tahoma" w:cs="Tahoma"/>
                <w:sz w:val="24"/>
                <w:szCs w:val="24"/>
                <w:lang w:val="fr-SN" w:eastAsia="fr-SN"/>
              </w:rPr>
              <w:t> </w:t>
            </w:r>
          </w:p>
        </w:tc>
        <w:tc>
          <w:tcPr>
            <w:tcW w:w="1800" w:type="dxa"/>
            <w:shd w:val="clear" w:color="auto" w:fill="auto"/>
            <w:noWrap/>
            <w:vAlign w:val="bottom"/>
            <w:hideMark/>
          </w:tcPr>
          <w:p w14:paraId="22EB2E9E" w14:textId="77777777" w:rsidR="005B5023" w:rsidRPr="000E6AA4" w:rsidRDefault="005B5023" w:rsidP="000B7C9C">
            <w:pPr>
              <w:rPr>
                <w:rFonts w:ascii="Tahoma" w:eastAsia="Times New Roman" w:hAnsi="Tahoma" w:cs="Tahoma"/>
                <w:sz w:val="24"/>
                <w:szCs w:val="24"/>
                <w:lang w:val="fr-SN" w:eastAsia="fr-SN"/>
              </w:rPr>
            </w:pPr>
            <w:r w:rsidRPr="000E6AA4">
              <w:rPr>
                <w:rFonts w:ascii="Tahoma" w:eastAsia="Times New Roman" w:hAnsi="Tahoma" w:cs="Tahoma"/>
                <w:sz w:val="24"/>
                <w:szCs w:val="24"/>
                <w:lang w:val="fr-SN" w:eastAsia="fr-SN"/>
              </w:rPr>
              <w:t> </w:t>
            </w:r>
          </w:p>
        </w:tc>
        <w:tc>
          <w:tcPr>
            <w:tcW w:w="1706" w:type="dxa"/>
          </w:tcPr>
          <w:p w14:paraId="68E4CDF5" w14:textId="77777777" w:rsidR="005B5023" w:rsidRPr="000E6AA4" w:rsidRDefault="005B5023" w:rsidP="000B7C9C">
            <w:pPr>
              <w:rPr>
                <w:rFonts w:ascii="Tahoma" w:eastAsia="Times New Roman" w:hAnsi="Tahoma" w:cs="Tahoma"/>
                <w:sz w:val="24"/>
                <w:szCs w:val="24"/>
                <w:lang w:val="fr-SN" w:eastAsia="fr-SN"/>
              </w:rPr>
            </w:pPr>
          </w:p>
        </w:tc>
        <w:tc>
          <w:tcPr>
            <w:tcW w:w="1762" w:type="dxa"/>
          </w:tcPr>
          <w:p w14:paraId="52F6B87F" w14:textId="5E1864ED" w:rsidR="005B5023" w:rsidRPr="000E6AA4" w:rsidRDefault="005B5023" w:rsidP="000B7C9C">
            <w:pPr>
              <w:rPr>
                <w:rFonts w:ascii="Tahoma" w:eastAsia="Times New Roman" w:hAnsi="Tahoma" w:cs="Tahoma"/>
                <w:sz w:val="24"/>
                <w:szCs w:val="24"/>
                <w:lang w:val="fr-SN" w:eastAsia="fr-SN"/>
              </w:rPr>
            </w:pPr>
          </w:p>
        </w:tc>
      </w:tr>
      <w:tr w:rsidR="005B5023" w:rsidRPr="007F74CA" w14:paraId="2184C669" w14:textId="5E10CF54" w:rsidTr="00F324DF">
        <w:trPr>
          <w:trHeight w:val="351"/>
        </w:trPr>
        <w:tc>
          <w:tcPr>
            <w:tcW w:w="1202" w:type="dxa"/>
            <w:shd w:val="clear" w:color="auto" w:fill="auto"/>
            <w:noWrap/>
            <w:vAlign w:val="bottom"/>
            <w:hideMark/>
          </w:tcPr>
          <w:p w14:paraId="3CCAA624" w14:textId="5A83BDC8" w:rsidR="005B5023" w:rsidRPr="000E6AA4" w:rsidRDefault="005B5023" w:rsidP="000B7C9C">
            <w:pPr>
              <w:jc w:val="center"/>
              <w:rPr>
                <w:rFonts w:ascii="Tahoma" w:eastAsia="Times New Roman" w:hAnsi="Tahoma" w:cs="Tahoma"/>
                <w:sz w:val="24"/>
                <w:szCs w:val="24"/>
                <w:lang w:val="fr-SN" w:eastAsia="fr-SN"/>
              </w:rPr>
            </w:pPr>
            <w:r w:rsidRPr="000E6AA4">
              <w:rPr>
                <w:rFonts w:ascii="Tahoma" w:eastAsia="Times New Roman" w:hAnsi="Tahoma" w:cs="Tahoma"/>
                <w:sz w:val="24"/>
                <w:szCs w:val="24"/>
                <w:lang w:val="fr-SN" w:eastAsia="fr-SN"/>
              </w:rPr>
              <w:t>1</w:t>
            </w:r>
            <w:r w:rsidR="00BA0D41">
              <w:rPr>
                <w:rFonts w:ascii="Tahoma" w:eastAsia="Times New Roman" w:hAnsi="Tahoma" w:cs="Tahoma"/>
                <w:sz w:val="24"/>
                <w:szCs w:val="24"/>
                <w:lang w:val="fr-SN" w:eastAsia="fr-SN"/>
              </w:rPr>
              <w:t>0</w:t>
            </w:r>
          </w:p>
        </w:tc>
        <w:tc>
          <w:tcPr>
            <w:tcW w:w="4918" w:type="dxa"/>
            <w:shd w:val="clear" w:color="auto" w:fill="auto"/>
            <w:hideMark/>
          </w:tcPr>
          <w:p w14:paraId="455480B4" w14:textId="6D03D3F4" w:rsidR="005B5023" w:rsidRPr="00F324DF" w:rsidRDefault="005B5023" w:rsidP="005B5023">
            <w:pPr>
              <w:rPr>
                <w:rFonts w:ascii="Tahoma" w:eastAsia="Times New Roman" w:hAnsi="Tahoma" w:cs="Tahoma"/>
                <w:sz w:val="24"/>
                <w:szCs w:val="24"/>
                <w:lang w:val="fr-SN" w:eastAsia="fr-SN"/>
              </w:rPr>
            </w:pPr>
            <w:r w:rsidRPr="000E6AA4">
              <w:rPr>
                <w:rFonts w:ascii="Tahoma" w:eastAsia="Times New Roman" w:hAnsi="Tahoma" w:cs="Tahoma"/>
                <w:sz w:val="24"/>
                <w:szCs w:val="24"/>
                <w:lang w:val="fr-SN" w:eastAsia="fr-SN"/>
              </w:rPr>
              <w:t>Autres</w:t>
            </w:r>
          </w:p>
        </w:tc>
        <w:tc>
          <w:tcPr>
            <w:tcW w:w="1710" w:type="dxa"/>
          </w:tcPr>
          <w:p w14:paraId="2B23DC1F" w14:textId="77777777" w:rsidR="005B5023" w:rsidRPr="000E6AA4" w:rsidRDefault="005B5023" w:rsidP="000B7C9C">
            <w:pPr>
              <w:rPr>
                <w:rFonts w:ascii="Tahoma" w:eastAsia="Times New Roman" w:hAnsi="Tahoma" w:cs="Tahoma"/>
                <w:sz w:val="24"/>
                <w:szCs w:val="24"/>
                <w:lang w:val="fr-SN" w:eastAsia="fr-SN"/>
              </w:rPr>
            </w:pPr>
          </w:p>
        </w:tc>
        <w:tc>
          <w:tcPr>
            <w:tcW w:w="1757" w:type="dxa"/>
            <w:shd w:val="clear" w:color="auto" w:fill="auto"/>
            <w:noWrap/>
            <w:vAlign w:val="bottom"/>
            <w:hideMark/>
          </w:tcPr>
          <w:p w14:paraId="55DA5A1F" w14:textId="0CB8DDDB" w:rsidR="005B5023" w:rsidRPr="000E6AA4" w:rsidRDefault="005B5023" w:rsidP="000B7C9C">
            <w:pPr>
              <w:rPr>
                <w:rFonts w:ascii="Tahoma" w:eastAsia="Times New Roman" w:hAnsi="Tahoma" w:cs="Tahoma"/>
                <w:sz w:val="24"/>
                <w:szCs w:val="24"/>
                <w:lang w:val="fr-SN" w:eastAsia="fr-SN"/>
              </w:rPr>
            </w:pPr>
            <w:r w:rsidRPr="000E6AA4">
              <w:rPr>
                <w:rFonts w:ascii="Tahoma" w:eastAsia="Times New Roman" w:hAnsi="Tahoma" w:cs="Tahoma"/>
                <w:sz w:val="24"/>
                <w:szCs w:val="24"/>
                <w:lang w:val="fr-SN" w:eastAsia="fr-SN"/>
              </w:rPr>
              <w:t> </w:t>
            </w:r>
          </w:p>
        </w:tc>
        <w:tc>
          <w:tcPr>
            <w:tcW w:w="1800" w:type="dxa"/>
            <w:shd w:val="clear" w:color="auto" w:fill="auto"/>
            <w:noWrap/>
            <w:vAlign w:val="bottom"/>
            <w:hideMark/>
          </w:tcPr>
          <w:p w14:paraId="34C04435" w14:textId="77777777" w:rsidR="005B5023" w:rsidRPr="000E6AA4" w:rsidRDefault="005B5023" w:rsidP="000B7C9C">
            <w:pPr>
              <w:rPr>
                <w:rFonts w:ascii="Tahoma" w:eastAsia="Times New Roman" w:hAnsi="Tahoma" w:cs="Tahoma"/>
                <w:sz w:val="24"/>
                <w:szCs w:val="24"/>
                <w:lang w:val="fr-SN" w:eastAsia="fr-SN"/>
              </w:rPr>
            </w:pPr>
            <w:r w:rsidRPr="000E6AA4">
              <w:rPr>
                <w:rFonts w:ascii="Tahoma" w:eastAsia="Times New Roman" w:hAnsi="Tahoma" w:cs="Tahoma"/>
                <w:sz w:val="24"/>
                <w:szCs w:val="24"/>
                <w:lang w:val="fr-SN" w:eastAsia="fr-SN"/>
              </w:rPr>
              <w:t> </w:t>
            </w:r>
          </w:p>
        </w:tc>
        <w:tc>
          <w:tcPr>
            <w:tcW w:w="1706" w:type="dxa"/>
          </w:tcPr>
          <w:p w14:paraId="15B1256C" w14:textId="77777777" w:rsidR="005B5023" w:rsidRPr="000E6AA4" w:rsidRDefault="005B5023" w:rsidP="000B7C9C">
            <w:pPr>
              <w:rPr>
                <w:rFonts w:ascii="Tahoma" w:eastAsia="Times New Roman" w:hAnsi="Tahoma" w:cs="Tahoma"/>
                <w:sz w:val="24"/>
                <w:szCs w:val="24"/>
                <w:lang w:val="fr-SN" w:eastAsia="fr-SN"/>
              </w:rPr>
            </w:pPr>
          </w:p>
        </w:tc>
        <w:tc>
          <w:tcPr>
            <w:tcW w:w="1762" w:type="dxa"/>
          </w:tcPr>
          <w:p w14:paraId="45EEB8A2" w14:textId="2CBE257E" w:rsidR="005B5023" w:rsidRPr="000E6AA4" w:rsidRDefault="005B5023" w:rsidP="000B7C9C">
            <w:pPr>
              <w:rPr>
                <w:rFonts w:ascii="Tahoma" w:eastAsia="Times New Roman" w:hAnsi="Tahoma" w:cs="Tahoma"/>
                <w:sz w:val="24"/>
                <w:szCs w:val="24"/>
                <w:lang w:val="fr-SN" w:eastAsia="fr-SN"/>
              </w:rPr>
            </w:pPr>
          </w:p>
        </w:tc>
      </w:tr>
    </w:tbl>
    <w:p w14:paraId="62C589CE" w14:textId="1512C91B" w:rsidR="00FE5FCB" w:rsidRDefault="00FE5FCB" w:rsidP="00FE5FCB">
      <w:pPr>
        <w:rPr>
          <w:rFonts w:ascii="Tahoma" w:hAnsi="Tahoma" w:cs="Tahoma"/>
          <w:b/>
          <w:sz w:val="24"/>
          <w:szCs w:val="24"/>
        </w:rPr>
      </w:pPr>
    </w:p>
    <w:p w14:paraId="5D500707" w14:textId="77777777" w:rsidR="001D26C8" w:rsidRDefault="001D26C8" w:rsidP="00FE5FCB">
      <w:pPr>
        <w:rPr>
          <w:rFonts w:ascii="Tahoma" w:hAnsi="Tahoma" w:cs="Tahoma"/>
          <w:b/>
          <w:sz w:val="24"/>
          <w:szCs w:val="24"/>
        </w:rPr>
      </w:pPr>
    </w:p>
    <w:p w14:paraId="2FA798AC" w14:textId="0B147CFF" w:rsidR="002221F6" w:rsidRDefault="00FB2B4F" w:rsidP="00FE5FCB">
      <w:pPr>
        <w:rPr>
          <w:rFonts w:ascii="Tahoma" w:hAnsi="Tahoma" w:cs="Tahoma"/>
          <w:b/>
          <w:sz w:val="24"/>
          <w:szCs w:val="24"/>
          <w:u w:val="single"/>
          <w:lang w:val="fr-FR"/>
        </w:rPr>
      </w:pPr>
      <w:r w:rsidRPr="00F324DF">
        <w:rPr>
          <w:rFonts w:ascii="Tahoma" w:hAnsi="Tahoma" w:cs="Tahoma"/>
          <w:b/>
          <w:sz w:val="24"/>
          <w:szCs w:val="24"/>
          <w:u w:val="single"/>
          <w:lang w:val="fr-FR"/>
        </w:rPr>
        <w:t>Repas pris à l’extérieur du ménage</w:t>
      </w:r>
    </w:p>
    <w:tbl>
      <w:tblPr>
        <w:tblW w:w="14930" w:type="dxa"/>
        <w:tblInd w:w="-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700"/>
        <w:gridCol w:w="2250"/>
        <w:gridCol w:w="3780"/>
        <w:gridCol w:w="3510"/>
        <w:gridCol w:w="3690"/>
      </w:tblGrid>
      <w:tr w:rsidR="00B20A6B" w:rsidRPr="00F324DF" w14:paraId="56B08A3E" w14:textId="7C8C1123" w:rsidTr="00DF7B12">
        <w:trPr>
          <w:trHeight w:val="2029"/>
        </w:trPr>
        <w:tc>
          <w:tcPr>
            <w:tcW w:w="1700" w:type="dxa"/>
            <w:vAlign w:val="center"/>
          </w:tcPr>
          <w:p w14:paraId="1AD60B45" w14:textId="21300D15" w:rsidR="00B20A6B" w:rsidRPr="007853DF" w:rsidRDefault="00B20A6B" w:rsidP="007853DF">
            <w:pPr>
              <w:spacing w:after="0" w:line="240" w:lineRule="auto"/>
              <w:jc w:val="center"/>
              <w:rPr>
                <w:rFonts w:ascii="Tahoma" w:eastAsia="Times New Roman" w:hAnsi="Tahoma" w:cs="Tahoma"/>
                <w:color w:val="000000"/>
                <w:sz w:val="24"/>
                <w:szCs w:val="24"/>
                <w:lang w:val="fr-FR"/>
              </w:rPr>
            </w:pPr>
            <w:r>
              <w:rPr>
                <w:rFonts w:ascii="Tahoma" w:eastAsia="Times New Roman" w:hAnsi="Tahoma" w:cs="Tahoma"/>
                <w:color w:val="000000"/>
                <w:sz w:val="24"/>
                <w:szCs w:val="24"/>
                <w:lang w:val="fr-FR"/>
              </w:rPr>
              <w:t>CODE REPAS</w:t>
            </w:r>
          </w:p>
        </w:tc>
        <w:tc>
          <w:tcPr>
            <w:tcW w:w="2250" w:type="dxa"/>
            <w:shd w:val="clear" w:color="auto" w:fill="auto"/>
            <w:noWrap/>
            <w:vAlign w:val="center"/>
            <w:hideMark/>
          </w:tcPr>
          <w:p w14:paraId="12117D2A" w14:textId="41706381" w:rsidR="00B20A6B" w:rsidRPr="00F324DF" w:rsidRDefault="00B20A6B" w:rsidP="007853DF">
            <w:pPr>
              <w:spacing w:after="0" w:line="240" w:lineRule="auto"/>
              <w:jc w:val="center"/>
              <w:rPr>
                <w:rFonts w:ascii="Tahoma" w:eastAsia="Times New Roman" w:hAnsi="Tahoma" w:cs="Tahoma"/>
                <w:color w:val="000000"/>
                <w:sz w:val="24"/>
                <w:szCs w:val="24"/>
                <w:lang w:val="fr-FR"/>
              </w:rPr>
            </w:pPr>
            <w:r>
              <w:rPr>
                <w:rFonts w:ascii="Tahoma" w:eastAsia="Times New Roman" w:hAnsi="Tahoma" w:cs="Tahoma"/>
                <w:color w:val="000000"/>
                <w:sz w:val="24"/>
                <w:szCs w:val="24"/>
                <w:lang w:val="fr-FR"/>
              </w:rPr>
              <w:t>REPAS</w:t>
            </w:r>
          </w:p>
        </w:tc>
        <w:tc>
          <w:tcPr>
            <w:tcW w:w="3780" w:type="dxa"/>
            <w:shd w:val="clear" w:color="auto" w:fill="auto"/>
            <w:vAlign w:val="center"/>
            <w:hideMark/>
          </w:tcPr>
          <w:p w14:paraId="3957CBB3" w14:textId="77777777" w:rsidR="00B20A6B" w:rsidRDefault="00B20A6B" w:rsidP="00F324DF">
            <w:pPr>
              <w:spacing w:after="0" w:line="240" w:lineRule="auto"/>
              <w:jc w:val="center"/>
              <w:rPr>
                <w:rFonts w:ascii="Tahoma" w:eastAsia="Times New Roman" w:hAnsi="Tahoma" w:cs="Tahoma"/>
                <w:color w:val="000000"/>
                <w:sz w:val="24"/>
                <w:szCs w:val="24"/>
                <w:lang w:val="fr-FR"/>
              </w:rPr>
            </w:pPr>
            <w:r w:rsidRPr="00F324DF">
              <w:rPr>
                <w:rFonts w:ascii="Tahoma" w:eastAsia="Times New Roman" w:hAnsi="Tahoma" w:cs="Tahoma"/>
                <w:color w:val="000000"/>
                <w:sz w:val="24"/>
                <w:szCs w:val="24"/>
                <w:lang w:val="fr-FR"/>
              </w:rPr>
              <w:t>Pour les 7 derniers jours, combien de membres de votre ménage ont pris le [REPAS] à l'extérieur ?</w:t>
            </w:r>
          </w:p>
          <w:p w14:paraId="76D91C3E" w14:textId="021D5B15" w:rsidR="00B20A6B" w:rsidRDefault="00B20A6B" w:rsidP="00F324DF">
            <w:pPr>
              <w:spacing w:after="0" w:line="240" w:lineRule="auto"/>
              <w:jc w:val="center"/>
              <w:rPr>
                <w:rFonts w:ascii="Tahoma" w:eastAsia="Times New Roman" w:hAnsi="Tahoma" w:cs="Tahoma"/>
                <w:sz w:val="24"/>
                <w:szCs w:val="24"/>
                <w:lang w:val="fr-SN" w:eastAsia="fr-SN"/>
              </w:rPr>
            </w:pPr>
            <w:r>
              <w:rPr>
                <w:rFonts w:ascii="Tahoma" w:eastAsia="Times New Roman" w:hAnsi="Tahoma" w:cs="Tahoma"/>
                <w:sz w:val="24"/>
                <w:szCs w:val="24"/>
                <w:lang w:val="fr-SN" w:eastAsia="fr-SN"/>
              </w:rPr>
              <w:t>|__|__|</w:t>
            </w:r>
          </w:p>
          <w:p w14:paraId="43FB7E83" w14:textId="0B7D2C37" w:rsidR="00B20A6B" w:rsidRPr="00F324DF" w:rsidRDefault="00B20A6B" w:rsidP="00F324DF">
            <w:pPr>
              <w:spacing w:after="0" w:line="240" w:lineRule="auto"/>
              <w:jc w:val="center"/>
              <w:rPr>
                <w:rFonts w:ascii="Tahoma" w:eastAsia="Times New Roman" w:hAnsi="Tahoma" w:cs="Tahoma"/>
                <w:color w:val="000000"/>
                <w:sz w:val="24"/>
                <w:szCs w:val="24"/>
                <w:lang w:val="fr-FR"/>
              </w:rPr>
            </w:pPr>
          </w:p>
        </w:tc>
        <w:tc>
          <w:tcPr>
            <w:tcW w:w="3510" w:type="dxa"/>
            <w:shd w:val="clear" w:color="auto" w:fill="auto"/>
            <w:vAlign w:val="center"/>
            <w:hideMark/>
          </w:tcPr>
          <w:p w14:paraId="3C2391D3" w14:textId="77777777" w:rsidR="00B20A6B" w:rsidRDefault="00B20A6B" w:rsidP="00F324DF">
            <w:pPr>
              <w:spacing w:after="0" w:line="240" w:lineRule="auto"/>
              <w:jc w:val="center"/>
              <w:rPr>
                <w:rFonts w:ascii="Tahoma" w:eastAsia="Times New Roman" w:hAnsi="Tahoma" w:cs="Tahoma"/>
                <w:color w:val="000000"/>
                <w:sz w:val="24"/>
                <w:szCs w:val="24"/>
                <w:lang w:val="fr-FR"/>
              </w:rPr>
            </w:pPr>
            <w:r>
              <w:rPr>
                <w:rFonts w:ascii="Tahoma" w:eastAsia="Times New Roman" w:hAnsi="Tahoma" w:cs="Tahoma"/>
                <w:color w:val="000000"/>
                <w:sz w:val="24"/>
                <w:szCs w:val="24"/>
                <w:lang w:val="fr-FR"/>
              </w:rPr>
              <w:t>Sur ces 7 derniers jours, combien de jours ils ont pris le [REPAS] à l’extérieur ?</w:t>
            </w:r>
          </w:p>
          <w:p w14:paraId="223141A8" w14:textId="275D4C8A" w:rsidR="00B20A6B" w:rsidRPr="00F324DF" w:rsidRDefault="00B20A6B" w:rsidP="00F324DF">
            <w:pPr>
              <w:spacing w:after="0" w:line="240" w:lineRule="auto"/>
              <w:jc w:val="center"/>
              <w:rPr>
                <w:rFonts w:ascii="Tahoma" w:eastAsia="Times New Roman" w:hAnsi="Tahoma" w:cs="Tahoma"/>
                <w:color w:val="000000"/>
                <w:sz w:val="24"/>
                <w:szCs w:val="24"/>
                <w:lang w:val="fr-FR"/>
              </w:rPr>
            </w:pPr>
            <w:r>
              <w:rPr>
                <w:rFonts w:ascii="Tahoma" w:eastAsia="Times New Roman" w:hAnsi="Tahoma" w:cs="Tahoma"/>
                <w:sz w:val="24"/>
                <w:szCs w:val="24"/>
                <w:lang w:val="fr-SN" w:eastAsia="fr-SN"/>
              </w:rPr>
              <w:t>|__|</w:t>
            </w:r>
          </w:p>
        </w:tc>
        <w:tc>
          <w:tcPr>
            <w:tcW w:w="3690" w:type="dxa"/>
          </w:tcPr>
          <w:p w14:paraId="01A2130C" w14:textId="77777777" w:rsidR="00B20A6B" w:rsidRDefault="00B20A6B" w:rsidP="00B20A6B">
            <w:pPr>
              <w:spacing w:after="0" w:line="240" w:lineRule="auto"/>
              <w:jc w:val="center"/>
              <w:rPr>
                <w:rFonts w:ascii="Tahoma" w:eastAsia="Times New Roman" w:hAnsi="Tahoma" w:cs="Tahoma"/>
                <w:color w:val="000000"/>
                <w:sz w:val="24"/>
                <w:szCs w:val="24"/>
                <w:lang w:val="fr-FR"/>
              </w:rPr>
            </w:pPr>
          </w:p>
          <w:p w14:paraId="5FB1558E" w14:textId="0E796DE4" w:rsidR="00B20A6B" w:rsidRDefault="00B20A6B" w:rsidP="00B20A6B">
            <w:pPr>
              <w:spacing w:after="0" w:line="240" w:lineRule="auto"/>
              <w:jc w:val="center"/>
              <w:rPr>
                <w:rFonts w:ascii="Tahoma" w:eastAsia="Times New Roman" w:hAnsi="Tahoma" w:cs="Tahoma"/>
                <w:color w:val="000000"/>
                <w:sz w:val="24"/>
                <w:szCs w:val="24"/>
                <w:lang w:val="fr-FR"/>
              </w:rPr>
            </w:pPr>
            <w:r>
              <w:rPr>
                <w:rFonts w:ascii="Tahoma" w:eastAsia="Times New Roman" w:hAnsi="Tahoma" w:cs="Tahoma"/>
                <w:color w:val="000000"/>
                <w:sz w:val="24"/>
                <w:szCs w:val="24"/>
                <w:lang w:val="fr-FR"/>
              </w:rPr>
              <w:t>Q</w:t>
            </w:r>
            <w:r w:rsidRPr="00F324DF">
              <w:rPr>
                <w:rFonts w:ascii="Tahoma" w:eastAsia="Times New Roman" w:hAnsi="Tahoma" w:cs="Tahoma"/>
                <w:color w:val="000000"/>
                <w:sz w:val="24"/>
                <w:szCs w:val="24"/>
                <w:lang w:val="fr-FR"/>
              </w:rPr>
              <w:t>uel est le montant</w:t>
            </w:r>
            <w:r>
              <w:rPr>
                <w:rFonts w:ascii="Tahoma" w:eastAsia="Times New Roman" w:hAnsi="Tahoma" w:cs="Tahoma"/>
                <w:color w:val="000000"/>
                <w:sz w:val="24"/>
                <w:szCs w:val="24"/>
                <w:lang w:val="fr-FR"/>
              </w:rPr>
              <w:t xml:space="preserve"> moyen</w:t>
            </w:r>
            <w:r w:rsidRPr="00F324DF">
              <w:rPr>
                <w:rFonts w:ascii="Tahoma" w:eastAsia="Times New Roman" w:hAnsi="Tahoma" w:cs="Tahoma"/>
                <w:color w:val="000000"/>
                <w:sz w:val="24"/>
                <w:szCs w:val="24"/>
                <w:lang w:val="fr-FR"/>
              </w:rPr>
              <w:t xml:space="preserve"> dépensé pour le [R</w:t>
            </w:r>
            <w:r>
              <w:rPr>
                <w:rFonts w:ascii="Tahoma" w:eastAsia="Times New Roman" w:hAnsi="Tahoma" w:cs="Tahoma"/>
                <w:color w:val="000000"/>
                <w:sz w:val="24"/>
                <w:szCs w:val="24"/>
                <w:lang w:val="fr-FR"/>
              </w:rPr>
              <w:t xml:space="preserve">EPAS] pris à l'extérieur par jour </w:t>
            </w:r>
            <w:r w:rsidRPr="00F324DF">
              <w:rPr>
                <w:rFonts w:ascii="Tahoma" w:eastAsia="Times New Roman" w:hAnsi="Tahoma" w:cs="Tahoma"/>
                <w:color w:val="000000"/>
                <w:sz w:val="24"/>
                <w:szCs w:val="24"/>
                <w:lang w:val="fr-FR"/>
              </w:rPr>
              <w:t>?</w:t>
            </w:r>
          </w:p>
          <w:p w14:paraId="247A6CBE" w14:textId="312C0AAB" w:rsidR="00B20A6B" w:rsidRPr="00F324DF" w:rsidRDefault="00B20A6B" w:rsidP="00B20A6B">
            <w:pPr>
              <w:spacing w:after="0" w:line="240" w:lineRule="auto"/>
              <w:jc w:val="center"/>
              <w:rPr>
                <w:rFonts w:ascii="Tahoma" w:eastAsia="Times New Roman" w:hAnsi="Tahoma" w:cs="Tahoma"/>
                <w:color w:val="000000"/>
                <w:sz w:val="24"/>
                <w:szCs w:val="24"/>
                <w:lang w:val="fr-FR"/>
              </w:rPr>
            </w:pPr>
            <w:r>
              <w:rPr>
                <w:rFonts w:ascii="Tahoma" w:eastAsia="Times New Roman" w:hAnsi="Tahoma" w:cs="Tahoma"/>
                <w:sz w:val="24"/>
                <w:szCs w:val="24"/>
                <w:lang w:val="fr-SN" w:eastAsia="fr-SN"/>
              </w:rPr>
              <w:t>|__|__|__|__|__|</w:t>
            </w:r>
          </w:p>
        </w:tc>
      </w:tr>
      <w:tr w:rsidR="00B20A6B" w:rsidRPr="001020D5" w14:paraId="6AD1FCD0" w14:textId="07AA86C6" w:rsidTr="00DF7B12">
        <w:trPr>
          <w:trHeight w:val="685"/>
        </w:trPr>
        <w:tc>
          <w:tcPr>
            <w:tcW w:w="1700" w:type="dxa"/>
            <w:vAlign w:val="center"/>
          </w:tcPr>
          <w:p w14:paraId="2A9FF161" w14:textId="34EE49E2" w:rsidR="00B20A6B" w:rsidRPr="001020D5" w:rsidRDefault="00B20A6B" w:rsidP="007853DF">
            <w:pPr>
              <w:spacing w:after="0" w:line="240" w:lineRule="auto"/>
              <w:jc w:val="center"/>
              <w:rPr>
                <w:rFonts w:ascii="Tahoma" w:eastAsia="Times New Roman" w:hAnsi="Tahoma" w:cs="Tahoma"/>
                <w:color w:val="000000"/>
                <w:sz w:val="24"/>
                <w:szCs w:val="24"/>
              </w:rPr>
            </w:pPr>
            <w:r>
              <w:rPr>
                <w:rFonts w:ascii="Tahoma" w:eastAsia="Times New Roman" w:hAnsi="Tahoma" w:cs="Tahoma"/>
                <w:color w:val="000000"/>
                <w:sz w:val="24"/>
                <w:szCs w:val="24"/>
              </w:rPr>
              <w:t>1</w:t>
            </w:r>
          </w:p>
        </w:tc>
        <w:tc>
          <w:tcPr>
            <w:tcW w:w="2250" w:type="dxa"/>
            <w:shd w:val="clear" w:color="auto" w:fill="auto"/>
            <w:noWrap/>
            <w:vAlign w:val="center"/>
            <w:hideMark/>
          </w:tcPr>
          <w:p w14:paraId="1F300C74" w14:textId="207B05F3" w:rsidR="00B20A6B" w:rsidRPr="001020D5" w:rsidRDefault="00B20A6B" w:rsidP="001020D5">
            <w:pPr>
              <w:spacing w:after="0" w:line="240" w:lineRule="auto"/>
              <w:jc w:val="center"/>
              <w:rPr>
                <w:rFonts w:ascii="Tahoma" w:eastAsia="Times New Roman" w:hAnsi="Tahoma" w:cs="Tahoma"/>
                <w:color w:val="000000"/>
                <w:sz w:val="24"/>
                <w:szCs w:val="24"/>
              </w:rPr>
            </w:pPr>
            <w:r w:rsidRPr="001020D5">
              <w:rPr>
                <w:rFonts w:ascii="Tahoma" w:eastAsia="Times New Roman" w:hAnsi="Tahoma" w:cs="Tahoma"/>
                <w:color w:val="000000"/>
                <w:sz w:val="24"/>
                <w:szCs w:val="24"/>
              </w:rPr>
              <w:t>Petit déjeuner</w:t>
            </w:r>
          </w:p>
        </w:tc>
        <w:tc>
          <w:tcPr>
            <w:tcW w:w="3780" w:type="dxa"/>
            <w:shd w:val="clear" w:color="auto" w:fill="auto"/>
            <w:noWrap/>
            <w:vAlign w:val="bottom"/>
            <w:hideMark/>
          </w:tcPr>
          <w:p w14:paraId="115A8434" w14:textId="2C0C0639" w:rsidR="00B20A6B" w:rsidRPr="001020D5" w:rsidRDefault="00B20A6B" w:rsidP="001020D5">
            <w:pPr>
              <w:spacing w:after="0" w:line="240" w:lineRule="auto"/>
              <w:rPr>
                <w:rFonts w:ascii="Tahoma" w:eastAsia="Times New Roman" w:hAnsi="Tahoma" w:cs="Tahoma"/>
                <w:color w:val="000000"/>
                <w:sz w:val="24"/>
                <w:szCs w:val="24"/>
              </w:rPr>
            </w:pPr>
          </w:p>
        </w:tc>
        <w:tc>
          <w:tcPr>
            <w:tcW w:w="3510" w:type="dxa"/>
            <w:shd w:val="clear" w:color="auto" w:fill="auto"/>
            <w:noWrap/>
            <w:vAlign w:val="bottom"/>
            <w:hideMark/>
          </w:tcPr>
          <w:p w14:paraId="588E6BFF" w14:textId="77777777" w:rsidR="00B20A6B" w:rsidRPr="001020D5" w:rsidRDefault="00B20A6B" w:rsidP="001020D5">
            <w:pPr>
              <w:spacing w:after="0" w:line="240" w:lineRule="auto"/>
              <w:rPr>
                <w:rFonts w:ascii="Tahoma" w:eastAsia="Times New Roman" w:hAnsi="Tahoma" w:cs="Tahoma"/>
                <w:color w:val="000000"/>
                <w:sz w:val="24"/>
                <w:szCs w:val="24"/>
              </w:rPr>
            </w:pPr>
            <w:r w:rsidRPr="001020D5">
              <w:rPr>
                <w:rFonts w:ascii="Tahoma" w:eastAsia="Times New Roman" w:hAnsi="Tahoma" w:cs="Tahoma"/>
                <w:color w:val="000000"/>
                <w:sz w:val="24"/>
                <w:szCs w:val="24"/>
              </w:rPr>
              <w:t> </w:t>
            </w:r>
          </w:p>
        </w:tc>
        <w:tc>
          <w:tcPr>
            <w:tcW w:w="3690" w:type="dxa"/>
          </w:tcPr>
          <w:p w14:paraId="340113ED" w14:textId="77777777" w:rsidR="00B20A6B" w:rsidRPr="001020D5" w:rsidRDefault="00B20A6B" w:rsidP="001020D5">
            <w:pPr>
              <w:spacing w:after="0" w:line="240" w:lineRule="auto"/>
              <w:rPr>
                <w:rFonts w:ascii="Tahoma" w:eastAsia="Times New Roman" w:hAnsi="Tahoma" w:cs="Tahoma"/>
                <w:color w:val="000000"/>
                <w:sz w:val="24"/>
                <w:szCs w:val="24"/>
              </w:rPr>
            </w:pPr>
          </w:p>
        </w:tc>
      </w:tr>
      <w:tr w:rsidR="00B20A6B" w:rsidRPr="001020D5" w14:paraId="0528A722" w14:textId="28663534" w:rsidTr="00DF7B12">
        <w:trPr>
          <w:trHeight w:val="645"/>
        </w:trPr>
        <w:tc>
          <w:tcPr>
            <w:tcW w:w="1700" w:type="dxa"/>
            <w:vAlign w:val="center"/>
          </w:tcPr>
          <w:p w14:paraId="5B4AF995" w14:textId="4D349074" w:rsidR="00B20A6B" w:rsidRPr="001020D5" w:rsidRDefault="00B20A6B" w:rsidP="007853DF">
            <w:pPr>
              <w:spacing w:after="0" w:line="240" w:lineRule="auto"/>
              <w:jc w:val="center"/>
              <w:rPr>
                <w:rFonts w:ascii="Tahoma" w:eastAsia="Times New Roman" w:hAnsi="Tahoma" w:cs="Tahoma"/>
                <w:color w:val="000000"/>
                <w:sz w:val="24"/>
                <w:szCs w:val="24"/>
              </w:rPr>
            </w:pPr>
            <w:r>
              <w:rPr>
                <w:rFonts w:ascii="Tahoma" w:eastAsia="Times New Roman" w:hAnsi="Tahoma" w:cs="Tahoma"/>
                <w:color w:val="000000"/>
                <w:sz w:val="24"/>
                <w:szCs w:val="24"/>
              </w:rPr>
              <w:t>2</w:t>
            </w:r>
          </w:p>
        </w:tc>
        <w:tc>
          <w:tcPr>
            <w:tcW w:w="2250" w:type="dxa"/>
            <w:shd w:val="clear" w:color="auto" w:fill="auto"/>
            <w:noWrap/>
            <w:vAlign w:val="center"/>
            <w:hideMark/>
          </w:tcPr>
          <w:p w14:paraId="14DC95FA" w14:textId="4B72A057" w:rsidR="00B20A6B" w:rsidRPr="001020D5" w:rsidRDefault="00B20A6B" w:rsidP="001020D5">
            <w:pPr>
              <w:spacing w:after="0" w:line="240" w:lineRule="auto"/>
              <w:jc w:val="center"/>
              <w:rPr>
                <w:rFonts w:ascii="Tahoma" w:eastAsia="Times New Roman" w:hAnsi="Tahoma" w:cs="Tahoma"/>
                <w:color w:val="000000"/>
                <w:sz w:val="24"/>
                <w:szCs w:val="24"/>
              </w:rPr>
            </w:pPr>
            <w:r w:rsidRPr="001020D5">
              <w:rPr>
                <w:rFonts w:ascii="Tahoma" w:eastAsia="Times New Roman" w:hAnsi="Tahoma" w:cs="Tahoma"/>
                <w:color w:val="000000"/>
                <w:sz w:val="24"/>
                <w:szCs w:val="24"/>
              </w:rPr>
              <w:t>Déjeuner</w:t>
            </w:r>
            <w:r>
              <w:rPr>
                <w:rFonts w:ascii="Tahoma" w:eastAsia="Times New Roman" w:hAnsi="Tahoma" w:cs="Tahoma"/>
                <w:color w:val="000000"/>
                <w:sz w:val="24"/>
                <w:szCs w:val="24"/>
              </w:rPr>
              <w:t xml:space="preserve"> </w:t>
            </w:r>
            <w:r w:rsidRPr="001020D5">
              <w:rPr>
                <w:rFonts w:ascii="Tahoma" w:eastAsia="Times New Roman" w:hAnsi="Tahoma" w:cs="Tahoma"/>
                <w:color w:val="000000"/>
                <w:sz w:val="24"/>
                <w:szCs w:val="24"/>
              </w:rPr>
              <w:t>(repas de midi)</w:t>
            </w:r>
          </w:p>
        </w:tc>
        <w:tc>
          <w:tcPr>
            <w:tcW w:w="3780" w:type="dxa"/>
            <w:shd w:val="clear" w:color="auto" w:fill="auto"/>
            <w:noWrap/>
            <w:vAlign w:val="bottom"/>
            <w:hideMark/>
          </w:tcPr>
          <w:p w14:paraId="6D724633" w14:textId="77777777" w:rsidR="00B20A6B" w:rsidRPr="001020D5" w:rsidRDefault="00B20A6B" w:rsidP="001020D5">
            <w:pPr>
              <w:spacing w:after="0" w:line="240" w:lineRule="auto"/>
              <w:rPr>
                <w:rFonts w:ascii="Tahoma" w:eastAsia="Times New Roman" w:hAnsi="Tahoma" w:cs="Tahoma"/>
                <w:color w:val="000000"/>
                <w:sz w:val="24"/>
                <w:szCs w:val="24"/>
              </w:rPr>
            </w:pPr>
            <w:r w:rsidRPr="001020D5">
              <w:rPr>
                <w:rFonts w:ascii="Tahoma" w:eastAsia="Times New Roman" w:hAnsi="Tahoma" w:cs="Tahoma"/>
                <w:color w:val="000000"/>
                <w:sz w:val="24"/>
                <w:szCs w:val="24"/>
              </w:rPr>
              <w:t> </w:t>
            </w:r>
          </w:p>
        </w:tc>
        <w:tc>
          <w:tcPr>
            <w:tcW w:w="3510" w:type="dxa"/>
            <w:shd w:val="clear" w:color="auto" w:fill="auto"/>
            <w:noWrap/>
            <w:vAlign w:val="bottom"/>
            <w:hideMark/>
          </w:tcPr>
          <w:p w14:paraId="53FBFD13" w14:textId="77777777" w:rsidR="00B20A6B" w:rsidRPr="001020D5" w:rsidRDefault="00B20A6B" w:rsidP="001020D5">
            <w:pPr>
              <w:spacing w:after="0" w:line="240" w:lineRule="auto"/>
              <w:rPr>
                <w:rFonts w:ascii="Tahoma" w:eastAsia="Times New Roman" w:hAnsi="Tahoma" w:cs="Tahoma"/>
                <w:color w:val="000000"/>
                <w:sz w:val="24"/>
                <w:szCs w:val="24"/>
              </w:rPr>
            </w:pPr>
            <w:r w:rsidRPr="001020D5">
              <w:rPr>
                <w:rFonts w:ascii="Tahoma" w:eastAsia="Times New Roman" w:hAnsi="Tahoma" w:cs="Tahoma"/>
                <w:color w:val="000000"/>
                <w:sz w:val="24"/>
                <w:szCs w:val="24"/>
              </w:rPr>
              <w:t> </w:t>
            </w:r>
          </w:p>
        </w:tc>
        <w:tc>
          <w:tcPr>
            <w:tcW w:w="3690" w:type="dxa"/>
          </w:tcPr>
          <w:p w14:paraId="7413D804" w14:textId="77777777" w:rsidR="00B20A6B" w:rsidRPr="001020D5" w:rsidRDefault="00B20A6B" w:rsidP="001020D5">
            <w:pPr>
              <w:spacing w:after="0" w:line="240" w:lineRule="auto"/>
              <w:rPr>
                <w:rFonts w:ascii="Tahoma" w:eastAsia="Times New Roman" w:hAnsi="Tahoma" w:cs="Tahoma"/>
                <w:color w:val="000000"/>
                <w:sz w:val="24"/>
                <w:szCs w:val="24"/>
              </w:rPr>
            </w:pPr>
          </w:p>
        </w:tc>
      </w:tr>
      <w:tr w:rsidR="00B20A6B" w:rsidRPr="001020D5" w14:paraId="4364C6E7" w14:textId="38530046" w:rsidTr="00DF7B12">
        <w:trPr>
          <w:trHeight w:val="803"/>
        </w:trPr>
        <w:tc>
          <w:tcPr>
            <w:tcW w:w="1700" w:type="dxa"/>
            <w:vAlign w:val="center"/>
          </w:tcPr>
          <w:p w14:paraId="7E93532D" w14:textId="64578C66" w:rsidR="00B20A6B" w:rsidRPr="001020D5" w:rsidRDefault="00B20A6B" w:rsidP="007853DF">
            <w:pPr>
              <w:spacing w:after="0" w:line="240" w:lineRule="auto"/>
              <w:jc w:val="center"/>
              <w:rPr>
                <w:rFonts w:ascii="Tahoma" w:eastAsia="Times New Roman" w:hAnsi="Tahoma" w:cs="Tahoma"/>
                <w:color w:val="000000"/>
                <w:sz w:val="24"/>
                <w:szCs w:val="24"/>
              </w:rPr>
            </w:pPr>
            <w:r>
              <w:rPr>
                <w:rFonts w:ascii="Tahoma" w:eastAsia="Times New Roman" w:hAnsi="Tahoma" w:cs="Tahoma"/>
                <w:color w:val="000000"/>
                <w:sz w:val="24"/>
                <w:szCs w:val="24"/>
              </w:rPr>
              <w:t>3</w:t>
            </w:r>
          </w:p>
        </w:tc>
        <w:tc>
          <w:tcPr>
            <w:tcW w:w="2250" w:type="dxa"/>
            <w:shd w:val="clear" w:color="auto" w:fill="auto"/>
            <w:noWrap/>
            <w:vAlign w:val="center"/>
            <w:hideMark/>
          </w:tcPr>
          <w:p w14:paraId="03A0860B" w14:textId="6655A477" w:rsidR="00B20A6B" w:rsidRPr="001020D5" w:rsidRDefault="00B20A6B" w:rsidP="001020D5">
            <w:pPr>
              <w:spacing w:after="0" w:line="240" w:lineRule="auto"/>
              <w:jc w:val="center"/>
              <w:rPr>
                <w:rFonts w:ascii="Tahoma" w:eastAsia="Times New Roman" w:hAnsi="Tahoma" w:cs="Tahoma"/>
                <w:color w:val="000000"/>
                <w:sz w:val="24"/>
                <w:szCs w:val="24"/>
              </w:rPr>
            </w:pPr>
            <w:r w:rsidRPr="001020D5">
              <w:rPr>
                <w:rFonts w:ascii="Tahoma" w:eastAsia="Times New Roman" w:hAnsi="Tahoma" w:cs="Tahoma"/>
                <w:color w:val="000000"/>
                <w:sz w:val="24"/>
                <w:szCs w:val="24"/>
              </w:rPr>
              <w:t>Diner</w:t>
            </w:r>
          </w:p>
        </w:tc>
        <w:tc>
          <w:tcPr>
            <w:tcW w:w="3780" w:type="dxa"/>
            <w:shd w:val="clear" w:color="auto" w:fill="auto"/>
            <w:noWrap/>
            <w:vAlign w:val="bottom"/>
            <w:hideMark/>
          </w:tcPr>
          <w:p w14:paraId="4042FA6F" w14:textId="77777777" w:rsidR="00B20A6B" w:rsidRPr="001020D5" w:rsidRDefault="00B20A6B" w:rsidP="001020D5">
            <w:pPr>
              <w:spacing w:after="0" w:line="240" w:lineRule="auto"/>
              <w:rPr>
                <w:rFonts w:ascii="Tahoma" w:eastAsia="Times New Roman" w:hAnsi="Tahoma" w:cs="Tahoma"/>
                <w:color w:val="000000"/>
                <w:sz w:val="24"/>
                <w:szCs w:val="24"/>
              </w:rPr>
            </w:pPr>
            <w:r w:rsidRPr="001020D5">
              <w:rPr>
                <w:rFonts w:ascii="Tahoma" w:eastAsia="Times New Roman" w:hAnsi="Tahoma" w:cs="Tahoma"/>
                <w:color w:val="000000"/>
                <w:sz w:val="24"/>
                <w:szCs w:val="24"/>
              </w:rPr>
              <w:t> </w:t>
            </w:r>
          </w:p>
        </w:tc>
        <w:tc>
          <w:tcPr>
            <w:tcW w:w="3510" w:type="dxa"/>
            <w:shd w:val="clear" w:color="auto" w:fill="auto"/>
            <w:noWrap/>
            <w:vAlign w:val="bottom"/>
            <w:hideMark/>
          </w:tcPr>
          <w:p w14:paraId="648E5521" w14:textId="77777777" w:rsidR="00B20A6B" w:rsidRPr="001020D5" w:rsidRDefault="00B20A6B" w:rsidP="001020D5">
            <w:pPr>
              <w:spacing w:after="0" w:line="240" w:lineRule="auto"/>
              <w:rPr>
                <w:rFonts w:ascii="Tahoma" w:eastAsia="Times New Roman" w:hAnsi="Tahoma" w:cs="Tahoma"/>
                <w:color w:val="000000"/>
                <w:sz w:val="24"/>
                <w:szCs w:val="24"/>
              </w:rPr>
            </w:pPr>
            <w:r w:rsidRPr="001020D5">
              <w:rPr>
                <w:rFonts w:ascii="Tahoma" w:eastAsia="Times New Roman" w:hAnsi="Tahoma" w:cs="Tahoma"/>
                <w:color w:val="000000"/>
                <w:sz w:val="24"/>
                <w:szCs w:val="24"/>
              </w:rPr>
              <w:t> </w:t>
            </w:r>
          </w:p>
        </w:tc>
        <w:tc>
          <w:tcPr>
            <w:tcW w:w="3690" w:type="dxa"/>
          </w:tcPr>
          <w:p w14:paraId="633E49C8" w14:textId="77777777" w:rsidR="00B20A6B" w:rsidRPr="001020D5" w:rsidRDefault="00B20A6B" w:rsidP="001020D5">
            <w:pPr>
              <w:spacing w:after="0" w:line="240" w:lineRule="auto"/>
              <w:rPr>
                <w:rFonts w:ascii="Tahoma" w:eastAsia="Times New Roman" w:hAnsi="Tahoma" w:cs="Tahoma"/>
                <w:color w:val="000000"/>
                <w:sz w:val="24"/>
                <w:szCs w:val="24"/>
              </w:rPr>
            </w:pPr>
          </w:p>
        </w:tc>
      </w:tr>
    </w:tbl>
    <w:p w14:paraId="0F6163E3" w14:textId="77777777" w:rsidR="001020D5" w:rsidRDefault="001020D5" w:rsidP="00FE5FCB">
      <w:pPr>
        <w:rPr>
          <w:rFonts w:ascii="Tahoma" w:hAnsi="Tahoma" w:cs="Tahoma"/>
          <w:b/>
          <w:sz w:val="24"/>
          <w:szCs w:val="24"/>
          <w:u w:val="single"/>
          <w:lang w:val="fr-FR"/>
        </w:rPr>
      </w:pPr>
    </w:p>
    <w:p w14:paraId="3C9F9FD5" w14:textId="77777777" w:rsidR="001020D5" w:rsidRDefault="001020D5" w:rsidP="00FE5FCB">
      <w:pPr>
        <w:rPr>
          <w:rFonts w:ascii="Tahoma" w:hAnsi="Tahoma" w:cs="Tahoma"/>
          <w:b/>
          <w:sz w:val="24"/>
          <w:szCs w:val="24"/>
          <w:u w:val="single"/>
          <w:lang w:val="fr-FR"/>
        </w:rPr>
      </w:pPr>
    </w:p>
    <w:p w14:paraId="32421E89" w14:textId="77777777" w:rsidR="001020D5" w:rsidRPr="00F324DF" w:rsidRDefault="001020D5" w:rsidP="00FE5FCB">
      <w:pPr>
        <w:rPr>
          <w:rFonts w:ascii="Tahoma" w:hAnsi="Tahoma" w:cs="Tahoma"/>
          <w:b/>
          <w:sz w:val="24"/>
          <w:szCs w:val="24"/>
          <w:u w:val="single"/>
          <w:lang w:val="fr-FR"/>
        </w:rPr>
        <w:sectPr w:rsidR="001020D5" w:rsidRPr="00F324DF" w:rsidSect="00FE5FCB">
          <w:type w:val="continuous"/>
          <w:pgSz w:w="19140" w:h="13530" w:orient="landscape"/>
          <w:pgMar w:top="992" w:right="851" w:bottom="0" w:left="1259" w:header="720" w:footer="720" w:gutter="0"/>
          <w:cols w:space="720"/>
        </w:sectPr>
      </w:pPr>
    </w:p>
    <w:p w14:paraId="3F4EECB9" w14:textId="0CB1D99C" w:rsidR="00FE5FCB" w:rsidRPr="00F324DF" w:rsidRDefault="00FE5FCB" w:rsidP="00FE5FCB">
      <w:pPr>
        <w:rPr>
          <w:rFonts w:ascii="Tahoma" w:hAnsi="Tahoma" w:cs="Tahoma"/>
          <w:b/>
          <w:sz w:val="24"/>
          <w:szCs w:val="24"/>
          <w:lang w:val="fr-FR"/>
        </w:rPr>
      </w:pPr>
      <w:r w:rsidRPr="00F324DF">
        <w:rPr>
          <w:rFonts w:ascii="Tahoma" w:hAnsi="Tahoma" w:cs="Tahoma"/>
          <w:b/>
          <w:sz w:val="24"/>
          <w:szCs w:val="24"/>
          <w:lang w:val="fr-FR"/>
        </w:rPr>
        <w:lastRenderedPageBreak/>
        <w:t>SECTION 03: ACTIFS DU MENAGE</w:t>
      </w:r>
    </w:p>
    <w:tbl>
      <w:tblPr>
        <w:tblW w:w="0" w:type="auto"/>
        <w:tblInd w:w="7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4A0" w:firstRow="1" w:lastRow="0" w:firstColumn="1" w:lastColumn="0" w:noHBand="0" w:noVBand="1"/>
      </w:tblPr>
      <w:tblGrid>
        <w:gridCol w:w="1401"/>
        <w:gridCol w:w="4746"/>
        <w:gridCol w:w="3402"/>
      </w:tblGrid>
      <w:tr w:rsidR="00B20A6B" w:rsidRPr="007F74CA" w14:paraId="5A0AE42C" w14:textId="77777777" w:rsidTr="00FA2DB7">
        <w:trPr>
          <w:trHeight w:val="256"/>
        </w:trPr>
        <w:tc>
          <w:tcPr>
            <w:tcW w:w="1401" w:type="dxa"/>
            <w:shd w:val="clear" w:color="auto" w:fill="auto"/>
            <w:noWrap/>
            <w:vAlign w:val="bottom"/>
            <w:hideMark/>
          </w:tcPr>
          <w:p w14:paraId="0D7D9DC4" w14:textId="77777777" w:rsidR="00B20A6B" w:rsidRPr="00B875F5" w:rsidRDefault="00B20A6B" w:rsidP="00A5753F">
            <w:pPr>
              <w:rPr>
                <w:rFonts w:ascii="Tahoma" w:eastAsia="Times New Roman" w:hAnsi="Tahoma" w:cs="Tahoma"/>
                <w:b/>
                <w:bCs/>
                <w:sz w:val="24"/>
                <w:szCs w:val="24"/>
                <w:lang w:val="fr-SN" w:eastAsia="fr-SN"/>
              </w:rPr>
            </w:pPr>
            <w:r w:rsidRPr="00B875F5">
              <w:rPr>
                <w:rFonts w:ascii="Tahoma" w:eastAsia="Times New Roman" w:hAnsi="Tahoma" w:cs="Tahoma"/>
                <w:b/>
                <w:bCs/>
                <w:sz w:val="24"/>
                <w:szCs w:val="24"/>
                <w:lang w:val="fr-SN" w:eastAsia="fr-SN"/>
              </w:rPr>
              <w:t> </w:t>
            </w:r>
          </w:p>
        </w:tc>
        <w:tc>
          <w:tcPr>
            <w:tcW w:w="4746" w:type="dxa"/>
            <w:shd w:val="clear" w:color="auto" w:fill="auto"/>
            <w:noWrap/>
            <w:vAlign w:val="bottom"/>
            <w:hideMark/>
          </w:tcPr>
          <w:p w14:paraId="271A1B02" w14:textId="77777777" w:rsidR="00B20A6B" w:rsidRPr="00B875F5" w:rsidRDefault="00B20A6B" w:rsidP="00A5753F">
            <w:pPr>
              <w:rPr>
                <w:rFonts w:ascii="Tahoma" w:eastAsia="Times New Roman" w:hAnsi="Tahoma" w:cs="Tahoma"/>
                <w:b/>
                <w:bCs/>
                <w:sz w:val="24"/>
                <w:szCs w:val="24"/>
                <w:lang w:val="fr-SN" w:eastAsia="fr-SN"/>
              </w:rPr>
            </w:pPr>
            <w:r w:rsidRPr="00B875F5">
              <w:rPr>
                <w:rFonts w:ascii="Tahoma" w:eastAsia="Times New Roman" w:hAnsi="Tahoma" w:cs="Tahoma"/>
                <w:b/>
                <w:bCs/>
                <w:sz w:val="24"/>
                <w:szCs w:val="24"/>
                <w:lang w:val="fr-SN" w:eastAsia="fr-SN"/>
              </w:rPr>
              <w:t>ARTICLES</w:t>
            </w:r>
          </w:p>
        </w:tc>
        <w:tc>
          <w:tcPr>
            <w:tcW w:w="3402" w:type="dxa"/>
            <w:shd w:val="clear" w:color="auto" w:fill="auto"/>
            <w:noWrap/>
            <w:vAlign w:val="bottom"/>
          </w:tcPr>
          <w:p w14:paraId="2F8AD50C" w14:textId="430091FB" w:rsidR="00B20A6B" w:rsidRPr="000B7C9C" w:rsidRDefault="00B20A6B" w:rsidP="000B7C9C">
            <w:pPr>
              <w:rPr>
                <w:rFonts w:ascii="Tahoma" w:eastAsia="Times New Roman" w:hAnsi="Tahoma" w:cs="Tahoma"/>
                <w:bCs/>
                <w:sz w:val="24"/>
                <w:szCs w:val="24"/>
                <w:lang w:val="fr-SN" w:eastAsia="fr-SN"/>
              </w:rPr>
            </w:pPr>
            <w:r>
              <w:rPr>
                <w:rFonts w:ascii="Tahoma" w:eastAsia="Times New Roman" w:hAnsi="Tahoma" w:cs="Tahoma"/>
                <w:bCs/>
                <w:sz w:val="24"/>
                <w:szCs w:val="24"/>
                <w:lang w:val="fr-SN" w:eastAsia="fr-SN"/>
              </w:rPr>
              <w:t>3.01</w:t>
            </w:r>
          </w:p>
        </w:tc>
      </w:tr>
      <w:tr w:rsidR="00B20A6B" w:rsidRPr="002221F6" w14:paraId="463893D3" w14:textId="77777777" w:rsidTr="00FA2DB7">
        <w:trPr>
          <w:trHeight w:val="1404"/>
        </w:trPr>
        <w:tc>
          <w:tcPr>
            <w:tcW w:w="1401" w:type="dxa"/>
            <w:vMerge w:val="restart"/>
            <w:shd w:val="clear" w:color="auto" w:fill="auto"/>
            <w:textDirection w:val="btLr"/>
            <w:vAlign w:val="center"/>
            <w:hideMark/>
          </w:tcPr>
          <w:p w14:paraId="6EE05781" w14:textId="77777777" w:rsidR="00B20A6B" w:rsidRPr="00B875F5" w:rsidRDefault="00B20A6B" w:rsidP="00A5753F">
            <w:pPr>
              <w:jc w:val="center"/>
              <w:rPr>
                <w:rFonts w:ascii="Tahoma" w:eastAsia="Times New Roman" w:hAnsi="Tahoma" w:cs="Tahoma"/>
                <w:b/>
                <w:bCs/>
                <w:sz w:val="24"/>
                <w:szCs w:val="24"/>
                <w:lang w:val="fr-SN" w:eastAsia="fr-SN"/>
              </w:rPr>
            </w:pPr>
            <w:r w:rsidRPr="00B875F5">
              <w:rPr>
                <w:rFonts w:ascii="Tahoma" w:eastAsia="Times New Roman" w:hAnsi="Tahoma" w:cs="Tahoma"/>
                <w:b/>
                <w:bCs/>
                <w:sz w:val="24"/>
                <w:szCs w:val="24"/>
                <w:lang w:val="fr-SN" w:eastAsia="fr-SN"/>
              </w:rPr>
              <w:t>CODE D'ARTICLE</w:t>
            </w:r>
          </w:p>
        </w:tc>
        <w:tc>
          <w:tcPr>
            <w:tcW w:w="4746" w:type="dxa"/>
            <w:shd w:val="clear" w:color="auto" w:fill="auto"/>
            <w:noWrap/>
            <w:vAlign w:val="bottom"/>
            <w:hideMark/>
          </w:tcPr>
          <w:p w14:paraId="2F89E2CE" w14:textId="77777777" w:rsidR="00B20A6B" w:rsidRPr="00B875F5" w:rsidRDefault="00B20A6B" w:rsidP="00A5753F">
            <w:pPr>
              <w:jc w:val="center"/>
              <w:rPr>
                <w:rFonts w:ascii="Tahoma" w:eastAsia="Times New Roman" w:hAnsi="Tahoma" w:cs="Tahoma"/>
                <w:b/>
                <w:bCs/>
                <w:sz w:val="24"/>
                <w:szCs w:val="24"/>
                <w:lang w:val="fr-SN" w:eastAsia="fr-SN"/>
              </w:rPr>
            </w:pPr>
          </w:p>
        </w:tc>
        <w:tc>
          <w:tcPr>
            <w:tcW w:w="3402" w:type="dxa"/>
            <w:shd w:val="clear" w:color="auto" w:fill="auto"/>
            <w:hideMark/>
          </w:tcPr>
          <w:p w14:paraId="4AD5DBEF" w14:textId="77777777" w:rsidR="00B20A6B" w:rsidRDefault="00B20A6B" w:rsidP="00A5753F">
            <w:pPr>
              <w:rPr>
                <w:rFonts w:ascii="Tahoma" w:eastAsia="Times New Roman" w:hAnsi="Tahoma" w:cs="Tahoma"/>
                <w:sz w:val="24"/>
                <w:szCs w:val="24"/>
                <w:lang w:val="fr-SN" w:eastAsia="fr-SN"/>
              </w:rPr>
            </w:pPr>
            <w:r w:rsidRPr="00B875F5">
              <w:rPr>
                <w:rFonts w:ascii="Tahoma" w:eastAsia="Times New Roman" w:hAnsi="Tahoma" w:cs="Tahoma"/>
                <w:sz w:val="24"/>
                <w:szCs w:val="24"/>
                <w:lang w:val="fr-SN" w:eastAsia="fr-SN"/>
              </w:rPr>
              <w:t>Est-ce que le ménage ou un membre du ménage dispose/possède [ARTICLE] en bon état de fonctionnement</w:t>
            </w:r>
            <w:r w:rsidRPr="007F74CA">
              <w:rPr>
                <w:rFonts w:ascii="Tahoma" w:eastAsia="Times New Roman" w:hAnsi="Tahoma" w:cs="Tahoma"/>
                <w:sz w:val="24"/>
                <w:szCs w:val="24"/>
                <w:lang w:val="fr-SN" w:eastAsia="fr-SN"/>
              </w:rPr>
              <w:t xml:space="preserve"> </w:t>
            </w:r>
            <w:r w:rsidRPr="00B875F5">
              <w:rPr>
                <w:rFonts w:ascii="Tahoma" w:eastAsia="Times New Roman" w:hAnsi="Tahoma" w:cs="Tahoma"/>
                <w:sz w:val="24"/>
                <w:szCs w:val="24"/>
                <w:lang w:val="fr-SN" w:eastAsia="fr-SN"/>
              </w:rPr>
              <w:t xml:space="preserve">? </w:t>
            </w:r>
            <w:r w:rsidRPr="00B875F5">
              <w:rPr>
                <w:rFonts w:ascii="Tahoma" w:eastAsia="Times New Roman" w:hAnsi="Tahoma" w:cs="Tahoma"/>
                <w:sz w:val="24"/>
                <w:szCs w:val="24"/>
                <w:lang w:val="fr-SN" w:eastAsia="fr-SN"/>
              </w:rPr>
              <w:br/>
              <w:t xml:space="preserve">1=Oui </w:t>
            </w:r>
            <w:r w:rsidRPr="00B875F5">
              <w:rPr>
                <w:rFonts w:ascii="Tahoma" w:eastAsia="Times New Roman" w:hAnsi="Tahoma" w:cs="Tahoma"/>
                <w:sz w:val="24"/>
                <w:szCs w:val="24"/>
                <w:lang w:val="fr-SN" w:eastAsia="fr-SN"/>
              </w:rPr>
              <w:br/>
              <w:t>2=Non   ►ARTICLE SUIVANT</w:t>
            </w:r>
          </w:p>
          <w:p w14:paraId="57CEC4E3" w14:textId="5E4F9635" w:rsidR="00B20A6B" w:rsidRPr="00B875F5" w:rsidRDefault="00B20A6B" w:rsidP="00A5753F">
            <w:pPr>
              <w:rPr>
                <w:rFonts w:ascii="Tahoma" w:eastAsia="Times New Roman" w:hAnsi="Tahoma" w:cs="Tahoma"/>
                <w:sz w:val="24"/>
                <w:szCs w:val="24"/>
                <w:lang w:val="fr-SN" w:eastAsia="fr-SN"/>
              </w:rPr>
            </w:pPr>
            <w:r>
              <w:rPr>
                <w:rFonts w:ascii="Tahoma" w:eastAsia="Times New Roman" w:hAnsi="Tahoma" w:cs="Tahoma"/>
                <w:sz w:val="24"/>
                <w:szCs w:val="24"/>
                <w:lang w:val="fr-SN" w:eastAsia="fr-SN"/>
              </w:rPr>
              <w:t xml:space="preserve">                 |___|</w:t>
            </w:r>
          </w:p>
        </w:tc>
      </w:tr>
      <w:tr w:rsidR="00B20A6B" w:rsidRPr="00B875F5" w14:paraId="79268EBE" w14:textId="77777777" w:rsidTr="00FA2DB7">
        <w:trPr>
          <w:trHeight w:val="256"/>
        </w:trPr>
        <w:tc>
          <w:tcPr>
            <w:tcW w:w="1401" w:type="dxa"/>
            <w:vMerge/>
            <w:vAlign w:val="center"/>
            <w:hideMark/>
          </w:tcPr>
          <w:p w14:paraId="038BDBAD" w14:textId="77777777" w:rsidR="00B20A6B" w:rsidRPr="00B875F5" w:rsidRDefault="00B20A6B" w:rsidP="00A5753F">
            <w:pPr>
              <w:rPr>
                <w:rFonts w:ascii="Tahoma" w:eastAsia="Times New Roman" w:hAnsi="Tahoma" w:cs="Tahoma"/>
                <w:b/>
                <w:bCs/>
                <w:sz w:val="24"/>
                <w:szCs w:val="24"/>
                <w:lang w:val="fr-SN" w:eastAsia="fr-SN"/>
              </w:rPr>
            </w:pPr>
          </w:p>
        </w:tc>
        <w:tc>
          <w:tcPr>
            <w:tcW w:w="4746" w:type="dxa"/>
            <w:shd w:val="clear" w:color="auto" w:fill="auto"/>
            <w:noWrap/>
            <w:vAlign w:val="bottom"/>
            <w:hideMark/>
          </w:tcPr>
          <w:p w14:paraId="27771D0B" w14:textId="77777777" w:rsidR="00B20A6B" w:rsidRPr="00B875F5" w:rsidRDefault="00B20A6B" w:rsidP="00A5753F">
            <w:pPr>
              <w:jc w:val="center"/>
              <w:rPr>
                <w:rFonts w:ascii="Tahoma" w:eastAsia="Times New Roman" w:hAnsi="Tahoma" w:cs="Tahoma"/>
                <w:sz w:val="24"/>
                <w:szCs w:val="24"/>
                <w:lang w:val="fr-SN" w:eastAsia="fr-SN"/>
              </w:rPr>
            </w:pPr>
            <w:r w:rsidRPr="00B875F5">
              <w:rPr>
                <w:rFonts w:ascii="Tahoma" w:eastAsia="Times New Roman" w:hAnsi="Tahoma" w:cs="Tahoma"/>
                <w:sz w:val="24"/>
                <w:szCs w:val="24"/>
                <w:lang w:val="fr-SN" w:eastAsia="fr-SN"/>
              </w:rPr>
              <w:t>LIBELLÉ</w:t>
            </w:r>
          </w:p>
        </w:tc>
        <w:tc>
          <w:tcPr>
            <w:tcW w:w="3402" w:type="dxa"/>
            <w:shd w:val="clear" w:color="auto" w:fill="auto"/>
            <w:noWrap/>
            <w:vAlign w:val="center"/>
            <w:hideMark/>
          </w:tcPr>
          <w:p w14:paraId="1FA1F462" w14:textId="77777777" w:rsidR="00B20A6B" w:rsidRPr="00B875F5" w:rsidRDefault="00B20A6B" w:rsidP="00FE5FCB">
            <w:pPr>
              <w:jc w:val="center"/>
              <w:rPr>
                <w:rFonts w:ascii="Tahoma" w:eastAsia="Times New Roman" w:hAnsi="Tahoma" w:cs="Tahoma"/>
                <w:sz w:val="24"/>
                <w:szCs w:val="24"/>
                <w:lang w:val="fr-SN" w:eastAsia="fr-SN"/>
              </w:rPr>
            </w:pPr>
            <w:r w:rsidRPr="00B875F5">
              <w:rPr>
                <w:rFonts w:ascii="Tahoma" w:eastAsia="Times New Roman" w:hAnsi="Tahoma" w:cs="Tahoma"/>
                <w:sz w:val="24"/>
                <w:szCs w:val="24"/>
                <w:lang w:val="fr-SN" w:eastAsia="fr-SN"/>
              </w:rPr>
              <w:t>CODE</w:t>
            </w:r>
          </w:p>
        </w:tc>
      </w:tr>
      <w:tr w:rsidR="00B20A6B" w:rsidRPr="007F74CA" w14:paraId="1B89D929" w14:textId="77777777" w:rsidTr="00F324DF">
        <w:trPr>
          <w:trHeight w:val="340"/>
        </w:trPr>
        <w:tc>
          <w:tcPr>
            <w:tcW w:w="1401" w:type="dxa"/>
            <w:shd w:val="clear" w:color="auto" w:fill="auto"/>
            <w:noWrap/>
            <w:vAlign w:val="center"/>
            <w:hideMark/>
          </w:tcPr>
          <w:p w14:paraId="573F106C" w14:textId="77777777" w:rsidR="00B20A6B" w:rsidRPr="00B875F5" w:rsidRDefault="00B20A6B" w:rsidP="00DF7B12">
            <w:pPr>
              <w:spacing w:after="0" w:line="240" w:lineRule="auto"/>
              <w:jc w:val="center"/>
              <w:rPr>
                <w:rFonts w:ascii="Tahoma" w:eastAsia="Times New Roman" w:hAnsi="Tahoma" w:cs="Tahoma"/>
                <w:sz w:val="24"/>
                <w:szCs w:val="24"/>
                <w:lang w:val="fr-SN" w:eastAsia="fr-SN"/>
              </w:rPr>
            </w:pPr>
            <w:r w:rsidRPr="00B875F5">
              <w:rPr>
                <w:rFonts w:ascii="Tahoma" w:eastAsia="Times New Roman" w:hAnsi="Tahoma" w:cs="Tahoma"/>
                <w:sz w:val="24"/>
                <w:szCs w:val="24"/>
                <w:lang w:val="fr-SN" w:eastAsia="fr-SN"/>
              </w:rPr>
              <w:t>1</w:t>
            </w:r>
          </w:p>
        </w:tc>
        <w:tc>
          <w:tcPr>
            <w:tcW w:w="4746" w:type="dxa"/>
            <w:shd w:val="clear" w:color="auto" w:fill="auto"/>
            <w:noWrap/>
            <w:vAlign w:val="center"/>
            <w:hideMark/>
          </w:tcPr>
          <w:p w14:paraId="2965F3C0" w14:textId="77777777" w:rsidR="00B20A6B" w:rsidRPr="00B875F5" w:rsidRDefault="00B20A6B" w:rsidP="00FA2DB7">
            <w:pPr>
              <w:spacing w:after="0" w:line="240" w:lineRule="auto"/>
              <w:rPr>
                <w:rFonts w:ascii="Tahoma" w:eastAsia="Times New Roman" w:hAnsi="Tahoma" w:cs="Tahoma"/>
                <w:sz w:val="24"/>
                <w:szCs w:val="24"/>
                <w:lang w:val="fr-SN" w:eastAsia="fr-SN"/>
              </w:rPr>
            </w:pPr>
            <w:r w:rsidRPr="00B875F5">
              <w:rPr>
                <w:rFonts w:ascii="Tahoma" w:eastAsia="Times New Roman" w:hAnsi="Tahoma" w:cs="Tahoma"/>
                <w:sz w:val="24"/>
                <w:szCs w:val="24"/>
                <w:lang w:val="fr-SN" w:eastAsia="fr-SN"/>
              </w:rPr>
              <w:t>Fer à repasser électrique</w:t>
            </w:r>
          </w:p>
        </w:tc>
        <w:tc>
          <w:tcPr>
            <w:tcW w:w="3402" w:type="dxa"/>
            <w:shd w:val="clear" w:color="auto" w:fill="auto"/>
            <w:noWrap/>
            <w:vAlign w:val="center"/>
          </w:tcPr>
          <w:p w14:paraId="4744D189" w14:textId="05AE0DC4" w:rsidR="00B20A6B" w:rsidRPr="00B875F5" w:rsidRDefault="00B20A6B" w:rsidP="00FA2DB7">
            <w:pPr>
              <w:spacing w:after="0" w:line="240" w:lineRule="auto"/>
              <w:jc w:val="center"/>
              <w:rPr>
                <w:rFonts w:ascii="Tahoma" w:eastAsia="Times New Roman" w:hAnsi="Tahoma" w:cs="Tahoma"/>
                <w:sz w:val="24"/>
                <w:szCs w:val="24"/>
                <w:lang w:val="fr-SN" w:eastAsia="fr-SN"/>
              </w:rPr>
            </w:pPr>
          </w:p>
        </w:tc>
      </w:tr>
      <w:tr w:rsidR="00B20A6B" w:rsidRPr="007728C5" w14:paraId="0C0AE167" w14:textId="77777777" w:rsidTr="00F324DF">
        <w:trPr>
          <w:trHeight w:val="340"/>
        </w:trPr>
        <w:tc>
          <w:tcPr>
            <w:tcW w:w="1401" w:type="dxa"/>
            <w:shd w:val="clear" w:color="auto" w:fill="auto"/>
            <w:noWrap/>
            <w:vAlign w:val="center"/>
            <w:hideMark/>
          </w:tcPr>
          <w:p w14:paraId="125CAB93" w14:textId="77777777" w:rsidR="00B20A6B" w:rsidRPr="00B875F5" w:rsidRDefault="00B20A6B" w:rsidP="00DF7B12">
            <w:pPr>
              <w:spacing w:after="0" w:line="240" w:lineRule="auto"/>
              <w:jc w:val="center"/>
              <w:rPr>
                <w:rFonts w:ascii="Tahoma" w:eastAsia="Times New Roman" w:hAnsi="Tahoma" w:cs="Tahoma"/>
                <w:sz w:val="24"/>
                <w:szCs w:val="24"/>
                <w:lang w:val="fr-SN" w:eastAsia="fr-SN"/>
              </w:rPr>
            </w:pPr>
            <w:r w:rsidRPr="00B875F5">
              <w:rPr>
                <w:rFonts w:ascii="Tahoma" w:eastAsia="Times New Roman" w:hAnsi="Tahoma" w:cs="Tahoma"/>
                <w:sz w:val="24"/>
                <w:szCs w:val="24"/>
                <w:lang w:val="fr-SN" w:eastAsia="fr-SN"/>
              </w:rPr>
              <w:t>2</w:t>
            </w:r>
          </w:p>
        </w:tc>
        <w:tc>
          <w:tcPr>
            <w:tcW w:w="4746" w:type="dxa"/>
            <w:shd w:val="clear" w:color="auto" w:fill="auto"/>
            <w:noWrap/>
            <w:vAlign w:val="center"/>
            <w:hideMark/>
          </w:tcPr>
          <w:p w14:paraId="082EEA4B" w14:textId="77777777" w:rsidR="00B20A6B" w:rsidRPr="00B875F5" w:rsidRDefault="00B20A6B" w:rsidP="00FA2DB7">
            <w:pPr>
              <w:spacing w:after="0" w:line="240" w:lineRule="auto"/>
              <w:rPr>
                <w:rFonts w:ascii="Tahoma" w:eastAsia="Times New Roman" w:hAnsi="Tahoma" w:cs="Tahoma"/>
                <w:sz w:val="24"/>
                <w:szCs w:val="24"/>
                <w:lang w:val="fr-SN" w:eastAsia="fr-SN"/>
              </w:rPr>
            </w:pPr>
            <w:r w:rsidRPr="00B875F5">
              <w:rPr>
                <w:rFonts w:ascii="Tahoma" w:eastAsia="Times New Roman" w:hAnsi="Tahoma" w:cs="Tahoma"/>
                <w:sz w:val="24"/>
                <w:szCs w:val="24"/>
                <w:lang w:val="fr-SN" w:eastAsia="fr-SN"/>
              </w:rPr>
              <w:t>Fer à repasser à charbon</w:t>
            </w:r>
          </w:p>
        </w:tc>
        <w:tc>
          <w:tcPr>
            <w:tcW w:w="3402" w:type="dxa"/>
            <w:shd w:val="clear" w:color="auto" w:fill="auto"/>
            <w:noWrap/>
            <w:vAlign w:val="center"/>
          </w:tcPr>
          <w:p w14:paraId="0ADEE217" w14:textId="0152C7B6" w:rsidR="00B20A6B" w:rsidRPr="00B875F5" w:rsidRDefault="00B20A6B" w:rsidP="00FA2DB7">
            <w:pPr>
              <w:spacing w:after="0" w:line="240" w:lineRule="auto"/>
              <w:jc w:val="center"/>
              <w:rPr>
                <w:rFonts w:ascii="Tahoma" w:eastAsia="Times New Roman" w:hAnsi="Tahoma" w:cs="Tahoma"/>
                <w:sz w:val="24"/>
                <w:szCs w:val="24"/>
                <w:lang w:val="fr-SN" w:eastAsia="fr-SN"/>
              </w:rPr>
            </w:pPr>
          </w:p>
        </w:tc>
      </w:tr>
      <w:tr w:rsidR="00B20A6B" w:rsidRPr="007728C5" w14:paraId="71094709" w14:textId="77777777" w:rsidTr="00F324DF">
        <w:trPr>
          <w:trHeight w:val="340"/>
        </w:trPr>
        <w:tc>
          <w:tcPr>
            <w:tcW w:w="1401" w:type="dxa"/>
            <w:shd w:val="clear" w:color="auto" w:fill="auto"/>
            <w:noWrap/>
            <w:vAlign w:val="center"/>
            <w:hideMark/>
          </w:tcPr>
          <w:p w14:paraId="1875F434" w14:textId="77777777" w:rsidR="00B20A6B" w:rsidRPr="00B875F5" w:rsidRDefault="00B20A6B" w:rsidP="00DF7B12">
            <w:pPr>
              <w:spacing w:after="0" w:line="240" w:lineRule="auto"/>
              <w:jc w:val="center"/>
              <w:rPr>
                <w:rFonts w:ascii="Tahoma" w:eastAsia="Times New Roman" w:hAnsi="Tahoma" w:cs="Tahoma"/>
                <w:sz w:val="24"/>
                <w:szCs w:val="24"/>
                <w:lang w:val="fr-SN" w:eastAsia="fr-SN"/>
              </w:rPr>
            </w:pPr>
            <w:r w:rsidRPr="00B875F5">
              <w:rPr>
                <w:rFonts w:ascii="Tahoma" w:eastAsia="Times New Roman" w:hAnsi="Tahoma" w:cs="Tahoma"/>
                <w:sz w:val="24"/>
                <w:szCs w:val="24"/>
                <w:lang w:val="fr-SN" w:eastAsia="fr-SN"/>
              </w:rPr>
              <w:t>3</w:t>
            </w:r>
          </w:p>
        </w:tc>
        <w:tc>
          <w:tcPr>
            <w:tcW w:w="4746" w:type="dxa"/>
            <w:shd w:val="clear" w:color="auto" w:fill="auto"/>
            <w:noWrap/>
            <w:vAlign w:val="center"/>
            <w:hideMark/>
          </w:tcPr>
          <w:p w14:paraId="002622D2" w14:textId="77777777" w:rsidR="00B20A6B" w:rsidRPr="00B875F5" w:rsidRDefault="00B20A6B" w:rsidP="00FA2DB7">
            <w:pPr>
              <w:spacing w:after="0" w:line="240" w:lineRule="auto"/>
              <w:rPr>
                <w:rFonts w:ascii="Tahoma" w:eastAsia="Times New Roman" w:hAnsi="Tahoma" w:cs="Tahoma"/>
                <w:sz w:val="24"/>
                <w:szCs w:val="24"/>
                <w:lang w:val="fr-SN" w:eastAsia="fr-SN"/>
              </w:rPr>
            </w:pPr>
            <w:r w:rsidRPr="00B875F5">
              <w:rPr>
                <w:rFonts w:ascii="Tahoma" w:eastAsia="Times New Roman" w:hAnsi="Tahoma" w:cs="Tahoma"/>
                <w:sz w:val="24"/>
                <w:szCs w:val="24"/>
                <w:lang w:val="fr-SN" w:eastAsia="fr-SN"/>
              </w:rPr>
              <w:t>Cuisinière à gaz ou électrique</w:t>
            </w:r>
          </w:p>
        </w:tc>
        <w:tc>
          <w:tcPr>
            <w:tcW w:w="3402" w:type="dxa"/>
            <w:shd w:val="clear" w:color="auto" w:fill="auto"/>
            <w:noWrap/>
            <w:vAlign w:val="center"/>
          </w:tcPr>
          <w:p w14:paraId="5212810B" w14:textId="5FC44ABC" w:rsidR="00B20A6B" w:rsidRPr="00B875F5" w:rsidRDefault="00B20A6B" w:rsidP="00FA2DB7">
            <w:pPr>
              <w:spacing w:after="0" w:line="240" w:lineRule="auto"/>
              <w:jc w:val="center"/>
              <w:rPr>
                <w:rFonts w:ascii="Tahoma" w:eastAsia="Times New Roman" w:hAnsi="Tahoma" w:cs="Tahoma"/>
                <w:sz w:val="24"/>
                <w:szCs w:val="24"/>
                <w:lang w:val="fr-SN" w:eastAsia="fr-SN"/>
              </w:rPr>
            </w:pPr>
          </w:p>
        </w:tc>
      </w:tr>
      <w:tr w:rsidR="00B20A6B" w:rsidRPr="007F74CA" w14:paraId="69DF9291" w14:textId="77777777" w:rsidTr="00F324DF">
        <w:trPr>
          <w:trHeight w:val="340"/>
        </w:trPr>
        <w:tc>
          <w:tcPr>
            <w:tcW w:w="1401" w:type="dxa"/>
            <w:shd w:val="clear" w:color="auto" w:fill="auto"/>
            <w:noWrap/>
            <w:vAlign w:val="center"/>
            <w:hideMark/>
          </w:tcPr>
          <w:p w14:paraId="0BF722D4" w14:textId="77777777" w:rsidR="00B20A6B" w:rsidRPr="00B875F5" w:rsidRDefault="00B20A6B" w:rsidP="00DF7B12">
            <w:pPr>
              <w:spacing w:after="0" w:line="240" w:lineRule="auto"/>
              <w:jc w:val="center"/>
              <w:rPr>
                <w:rFonts w:ascii="Tahoma" w:eastAsia="Times New Roman" w:hAnsi="Tahoma" w:cs="Tahoma"/>
                <w:sz w:val="24"/>
                <w:szCs w:val="24"/>
                <w:lang w:val="fr-SN" w:eastAsia="fr-SN"/>
              </w:rPr>
            </w:pPr>
            <w:r w:rsidRPr="00B875F5">
              <w:rPr>
                <w:rFonts w:ascii="Tahoma" w:eastAsia="Times New Roman" w:hAnsi="Tahoma" w:cs="Tahoma"/>
                <w:sz w:val="24"/>
                <w:szCs w:val="24"/>
                <w:lang w:val="fr-SN" w:eastAsia="fr-SN"/>
              </w:rPr>
              <w:t>4</w:t>
            </w:r>
          </w:p>
        </w:tc>
        <w:tc>
          <w:tcPr>
            <w:tcW w:w="4746" w:type="dxa"/>
            <w:shd w:val="clear" w:color="auto" w:fill="auto"/>
            <w:noWrap/>
            <w:vAlign w:val="center"/>
            <w:hideMark/>
          </w:tcPr>
          <w:p w14:paraId="22FFCA8D" w14:textId="77777777" w:rsidR="00B20A6B" w:rsidRPr="00B875F5" w:rsidRDefault="00B20A6B" w:rsidP="00FA2DB7">
            <w:pPr>
              <w:spacing w:after="0" w:line="240" w:lineRule="auto"/>
              <w:rPr>
                <w:rFonts w:ascii="Tahoma" w:eastAsia="Times New Roman" w:hAnsi="Tahoma" w:cs="Tahoma"/>
                <w:sz w:val="24"/>
                <w:szCs w:val="24"/>
                <w:lang w:val="fr-SN" w:eastAsia="fr-SN"/>
              </w:rPr>
            </w:pPr>
            <w:r w:rsidRPr="00B875F5">
              <w:rPr>
                <w:rFonts w:ascii="Tahoma" w:eastAsia="Times New Roman" w:hAnsi="Tahoma" w:cs="Tahoma"/>
                <w:sz w:val="24"/>
                <w:szCs w:val="24"/>
                <w:lang w:val="fr-SN" w:eastAsia="fr-SN"/>
              </w:rPr>
              <w:t>Bonbonne de gaz</w:t>
            </w:r>
          </w:p>
        </w:tc>
        <w:tc>
          <w:tcPr>
            <w:tcW w:w="3402" w:type="dxa"/>
            <w:shd w:val="clear" w:color="auto" w:fill="auto"/>
            <w:noWrap/>
            <w:vAlign w:val="center"/>
          </w:tcPr>
          <w:p w14:paraId="4A0A4B27" w14:textId="0874024A" w:rsidR="00B20A6B" w:rsidRPr="00B875F5" w:rsidRDefault="00B20A6B" w:rsidP="00FA2DB7">
            <w:pPr>
              <w:spacing w:after="0" w:line="240" w:lineRule="auto"/>
              <w:jc w:val="center"/>
              <w:rPr>
                <w:rFonts w:ascii="Tahoma" w:eastAsia="Times New Roman" w:hAnsi="Tahoma" w:cs="Tahoma"/>
                <w:sz w:val="24"/>
                <w:szCs w:val="24"/>
                <w:lang w:val="fr-SN" w:eastAsia="fr-SN"/>
              </w:rPr>
            </w:pPr>
          </w:p>
        </w:tc>
      </w:tr>
      <w:tr w:rsidR="00B20A6B" w:rsidRPr="007728C5" w14:paraId="23DF4F19" w14:textId="77777777" w:rsidTr="00F324DF">
        <w:trPr>
          <w:trHeight w:val="340"/>
        </w:trPr>
        <w:tc>
          <w:tcPr>
            <w:tcW w:w="1401" w:type="dxa"/>
            <w:shd w:val="clear" w:color="auto" w:fill="auto"/>
            <w:noWrap/>
            <w:vAlign w:val="center"/>
            <w:hideMark/>
          </w:tcPr>
          <w:p w14:paraId="4106AC74" w14:textId="77777777" w:rsidR="00B20A6B" w:rsidRPr="00B875F5" w:rsidRDefault="00B20A6B" w:rsidP="00DF7B12">
            <w:pPr>
              <w:spacing w:after="0" w:line="240" w:lineRule="auto"/>
              <w:jc w:val="center"/>
              <w:rPr>
                <w:rFonts w:ascii="Tahoma" w:eastAsia="Times New Roman" w:hAnsi="Tahoma" w:cs="Tahoma"/>
                <w:sz w:val="24"/>
                <w:szCs w:val="24"/>
                <w:lang w:val="fr-SN" w:eastAsia="fr-SN"/>
              </w:rPr>
            </w:pPr>
            <w:r w:rsidRPr="00B875F5">
              <w:rPr>
                <w:rFonts w:ascii="Tahoma" w:eastAsia="Times New Roman" w:hAnsi="Tahoma" w:cs="Tahoma"/>
                <w:sz w:val="24"/>
                <w:szCs w:val="24"/>
                <w:lang w:val="fr-SN" w:eastAsia="fr-SN"/>
              </w:rPr>
              <w:t>5</w:t>
            </w:r>
          </w:p>
        </w:tc>
        <w:tc>
          <w:tcPr>
            <w:tcW w:w="4746" w:type="dxa"/>
            <w:shd w:val="clear" w:color="auto" w:fill="auto"/>
            <w:noWrap/>
            <w:vAlign w:val="center"/>
            <w:hideMark/>
          </w:tcPr>
          <w:p w14:paraId="3812A792" w14:textId="77777777" w:rsidR="00B20A6B" w:rsidRPr="00B875F5" w:rsidRDefault="00B20A6B" w:rsidP="00FA2DB7">
            <w:pPr>
              <w:spacing w:after="0" w:line="240" w:lineRule="auto"/>
              <w:rPr>
                <w:rFonts w:ascii="Tahoma" w:eastAsia="Times New Roman" w:hAnsi="Tahoma" w:cs="Tahoma"/>
                <w:sz w:val="24"/>
                <w:szCs w:val="24"/>
                <w:lang w:val="fr-SN" w:eastAsia="fr-SN"/>
              </w:rPr>
            </w:pPr>
            <w:r w:rsidRPr="00B875F5">
              <w:rPr>
                <w:rFonts w:ascii="Tahoma" w:eastAsia="Times New Roman" w:hAnsi="Tahoma" w:cs="Tahoma"/>
                <w:sz w:val="24"/>
                <w:szCs w:val="24"/>
                <w:lang w:val="fr-SN" w:eastAsia="fr-SN"/>
              </w:rPr>
              <w:t>Four à micro-onde ou électrique</w:t>
            </w:r>
          </w:p>
        </w:tc>
        <w:tc>
          <w:tcPr>
            <w:tcW w:w="3402" w:type="dxa"/>
            <w:shd w:val="clear" w:color="auto" w:fill="auto"/>
            <w:noWrap/>
            <w:vAlign w:val="center"/>
          </w:tcPr>
          <w:p w14:paraId="3EB3662E" w14:textId="658896B7" w:rsidR="00B20A6B" w:rsidRPr="00B875F5" w:rsidRDefault="00B20A6B" w:rsidP="00FA2DB7">
            <w:pPr>
              <w:spacing w:after="0" w:line="240" w:lineRule="auto"/>
              <w:jc w:val="center"/>
              <w:rPr>
                <w:rFonts w:ascii="Tahoma" w:eastAsia="Times New Roman" w:hAnsi="Tahoma" w:cs="Tahoma"/>
                <w:sz w:val="24"/>
                <w:szCs w:val="24"/>
                <w:lang w:val="fr-SN" w:eastAsia="fr-SN"/>
              </w:rPr>
            </w:pPr>
          </w:p>
        </w:tc>
      </w:tr>
      <w:tr w:rsidR="00B20A6B" w:rsidRPr="007F74CA" w14:paraId="00D6AB8F" w14:textId="77777777" w:rsidTr="00F324DF">
        <w:trPr>
          <w:trHeight w:val="340"/>
        </w:trPr>
        <w:tc>
          <w:tcPr>
            <w:tcW w:w="1401" w:type="dxa"/>
            <w:shd w:val="clear" w:color="auto" w:fill="auto"/>
            <w:noWrap/>
            <w:vAlign w:val="center"/>
            <w:hideMark/>
          </w:tcPr>
          <w:p w14:paraId="48EA41CE" w14:textId="77777777" w:rsidR="00B20A6B" w:rsidRPr="00B875F5" w:rsidRDefault="00B20A6B" w:rsidP="00DF7B12">
            <w:pPr>
              <w:spacing w:after="0" w:line="240" w:lineRule="auto"/>
              <w:jc w:val="center"/>
              <w:rPr>
                <w:rFonts w:ascii="Tahoma" w:eastAsia="Times New Roman" w:hAnsi="Tahoma" w:cs="Tahoma"/>
                <w:sz w:val="24"/>
                <w:szCs w:val="24"/>
                <w:lang w:val="fr-SN" w:eastAsia="fr-SN"/>
              </w:rPr>
            </w:pPr>
            <w:r w:rsidRPr="00B875F5">
              <w:rPr>
                <w:rFonts w:ascii="Tahoma" w:eastAsia="Times New Roman" w:hAnsi="Tahoma" w:cs="Tahoma"/>
                <w:sz w:val="24"/>
                <w:szCs w:val="24"/>
                <w:lang w:val="fr-SN" w:eastAsia="fr-SN"/>
              </w:rPr>
              <w:t>6</w:t>
            </w:r>
          </w:p>
        </w:tc>
        <w:tc>
          <w:tcPr>
            <w:tcW w:w="4746" w:type="dxa"/>
            <w:shd w:val="clear" w:color="auto" w:fill="auto"/>
            <w:noWrap/>
            <w:vAlign w:val="center"/>
            <w:hideMark/>
          </w:tcPr>
          <w:p w14:paraId="5DEB5FDD" w14:textId="77777777" w:rsidR="00B20A6B" w:rsidRPr="00B875F5" w:rsidRDefault="00B20A6B" w:rsidP="00FA2DB7">
            <w:pPr>
              <w:spacing w:after="0" w:line="240" w:lineRule="auto"/>
              <w:rPr>
                <w:rFonts w:ascii="Tahoma" w:eastAsia="Times New Roman" w:hAnsi="Tahoma" w:cs="Tahoma"/>
                <w:sz w:val="24"/>
                <w:szCs w:val="24"/>
                <w:lang w:val="fr-SN" w:eastAsia="fr-SN"/>
              </w:rPr>
            </w:pPr>
            <w:r w:rsidRPr="00B875F5">
              <w:rPr>
                <w:rFonts w:ascii="Tahoma" w:eastAsia="Times New Roman" w:hAnsi="Tahoma" w:cs="Tahoma"/>
                <w:sz w:val="24"/>
                <w:szCs w:val="24"/>
                <w:lang w:val="fr-SN" w:eastAsia="fr-SN"/>
              </w:rPr>
              <w:t>Réfrigérateur</w:t>
            </w:r>
          </w:p>
        </w:tc>
        <w:tc>
          <w:tcPr>
            <w:tcW w:w="3402" w:type="dxa"/>
            <w:shd w:val="clear" w:color="auto" w:fill="auto"/>
            <w:noWrap/>
            <w:vAlign w:val="center"/>
          </w:tcPr>
          <w:p w14:paraId="29C98DEF" w14:textId="440ACF69" w:rsidR="00B20A6B" w:rsidRPr="00B875F5" w:rsidRDefault="00B20A6B" w:rsidP="00FA2DB7">
            <w:pPr>
              <w:spacing w:after="0" w:line="240" w:lineRule="auto"/>
              <w:jc w:val="center"/>
              <w:rPr>
                <w:rFonts w:ascii="Tahoma" w:eastAsia="Times New Roman" w:hAnsi="Tahoma" w:cs="Tahoma"/>
                <w:sz w:val="24"/>
                <w:szCs w:val="24"/>
                <w:lang w:val="fr-SN" w:eastAsia="fr-SN"/>
              </w:rPr>
            </w:pPr>
          </w:p>
        </w:tc>
      </w:tr>
      <w:tr w:rsidR="00B20A6B" w:rsidRPr="007F74CA" w14:paraId="24E9FC01" w14:textId="77777777" w:rsidTr="00F324DF">
        <w:trPr>
          <w:trHeight w:val="340"/>
        </w:trPr>
        <w:tc>
          <w:tcPr>
            <w:tcW w:w="1401" w:type="dxa"/>
            <w:shd w:val="clear" w:color="auto" w:fill="auto"/>
            <w:noWrap/>
            <w:vAlign w:val="center"/>
            <w:hideMark/>
          </w:tcPr>
          <w:p w14:paraId="4680461F" w14:textId="77777777" w:rsidR="00B20A6B" w:rsidRPr="00B875F5" w:rsidRDefault="00B20A6B" w:rsidP="00DF7B12">
            <w:pPr>
              <w:spacing w:after="0" w:line="240" w:lineRule="auto"/>
              <w:jc w:val="center"/>
              <w:rPr>
                <w:rFonts w:ascii="Tahoma" w:eastAsia="Times New Roman" w:hAnsi="Tahoma" w:cs="Tahoma"/>
                <w:sz w:val="24"/>
                <w:szCs w:val="24"/>
                <w:lang w:val="fr-SN" w:eastAsia="fr-SN"/>
              </w:rPr>
            </w:pPr>
            <w:r w:rsidRPr="00B875F5">
              <w:rPr>
                <w:rFonts w:ascii="Tahoma" w:eastAsia="Times New Roman" w:hAnsi="Tahoma" w:cs="Tahoma"/>
                <w:sz w:val="24"/>
                <w:szCs w:val="24"/>
                <w:lang w:val="fr-SN" w:eastAsia="fr-SN"/>
              </w:rPr>
              <w:t>7</w:t>
            </w:r>
          </w:p>
        </w:tc>
        <w:tc>
          <w:tcPr>
            <w:tcW w:w="4746" w:type="dxa"/>
            <w:shd w:val="clear" w:color="auto" w:fill="auto"/>
            <w:noWrap/>
            <w:vAlign w:val="center"/>
            <w:hideMark/>
          </w:tcPr>
          <w:p w14:paraId="420EDD71" w14:textId="77777777" w:rsidR="00B20A6B" w:rsidRPr="00B875F5" w:rsidRDefault="00B20A6B" w:rsidP="00FA2DB7">
            <w:pPr>
              <w:spacing w:after="0" w:line="240" w:lineRule="auto"/>
              <w:rPr>
                <w:rFonts w:ascii="Tahoma" w:eastAsia="Times New Roman" w:hAnsi="Tahoma" w:cs="Tahoma"/>
                <w:sz w:val="24"/>
                <w:szCs w:val="24"/>
                <w:lang w:val="fr-SN" w:eastAsia="fr-SN"/>
              </w:rPr>
            </w:pPr>
            <w:r w:rsidRPr="00B875F5">
              <w:rPr>
                <w:rFonts w:ascii="Tahoma" w:eastAsia="Times New Roman" w:hAnsi="Tahoma" w:cs="Tahoma"/>
                <w:sz w:val="24"/>
                <w:szCs w:val="24"/>
                <w:lang w:val="fr-SN" w:eastAsia="fr-SN"/>
              </w:rPr>
              <w:t>Congélateur</w:t>
            </w:r>
          </w:p>
        </w:tc>
        <w:tc>
          <w:tcPr>
            <w:tcW w:w="3402" w:type="dxa"/>
            <w:shd w:val="clear" w:color="auto" w:fill="auto"/>
            <w:noWrap/>
            <w:vAlign w:val="center"/>
          </w:tcPr>
          <w:p w14:paraId="4F52169C" w14:textId="6DC3BC51" w:rsidR="00B20A6B" w:rsidRPr="00B875F5" w:rsidRDefault="00B20A6B" w:rsidP="00FA2DB7">
            <w:pPr>
              <w:spacing w:after="0" w:line="240" w:lineRule="auto"/>
              <w:jc w:val="center"/>
              <w:rPr>
                <w:rFonts w:ascii="Tahoma" w:eastAsia="Times New Roman" w:hAnsi="Tahoma" w:cs="Tahoma"/>
                <w:sz w:val="24"/>
                <w:szCs w:val="24"/>
                <w:lang w:val="fr-SN" w:eastAsia="fr-SN"/>
              </w:rPr>
            </w:pPr>
          </w:p>
        </w:tc>
      </w:tr>
      <w:tr w:rsidR="00B20A6B" w:rsidRPr="007F74CA" w14:paraId="1E0C8F44" w14:textId="77777777" w:rsidTr="00F324DF">
        <w:trPr>
          <w:trHeight w:val="340"/>
        </w:trPr>
        <w:tc>
          <w:tcPr>
            <w:tcW w:w="1401" w:type="dxa"/>
            <w:shd w:val="clear" w:color="auto" w:fill="auto"/>
            <w:noWrap/>
            <w:vAlign w:val="center"/>
            <w:hideMark/>
          </w:tcPr>
          <w:p w14:paraId="3F7571D4" w14:textId="77777777" w:rsidR="00B20A6B" w:rsidRPr="00B875F5" w:rsidRDefault="00B20A6B" w:rsidP="00DF7B12">
            <w:pPr>
              <w:spacing w:after="0" w:line="240" w:lineRule="auto"/>
              <w:jc w:val="center"/>
              <w:rPr>
                <w:rFonts w:ascii="Tahoma" w:eastAsia="Times New Roman" w:hAnsi="Tahoma" w:cs="Tahoma"/>
                <w:sz w:val="24"/>
                <w:szCs w:val="24"/>
                <w:lang w:val="fr-SN" w:eastAsia="fr-SN"/>
              </w:rPr>
            </w:pPr>
            <w:r w:rsidRPr="00B875F5">
              <w:rPr>
                <w:rFonts w:ascii="Tahoma" w:eastAsia="Times New Roman" w:hAnsi="Tahoma" w:cs="Tahoma"/>
                <w:sz w:val="24"/>
                <w:szCs w:val="24"/>
                <w:lang w:val="fr-SN" w:eastAsia="fr-SN"/>
              </w:rPr>
              <w:t>8</w:t>
            </w:r>
          </w:p>
        </w:tc>
        <w:tc>
          <w:tcPr>
            <w:tcW w:w="4746" w:type="dxa"/>
            <w:shd w:val="clear" w:color="auto" w:fill="auto"/>
            <w:noWrap/>
            <w:vAlign w:val="center"/>
            <w:hideMark/>
          </w:tcPr>
          <w:p w14:paraId="179CA617" w14:textId="091C7314" w:rsidR="00B20A6B" w:rsidRPr="00B875F5" w:rsidRDefault="00B20A6B" w:rsidP="00FA2DB7">
            <w:pPr>
              <w:spacing w:after="0" w:line="240" w:lineRule="auto"/>
              <w:rPr>
                <w:rFonts w:ascii="Tahoma" w:eastAsia="Times New Roman" w:hAnsi="Tahoma" w:cs="Tahoma"/>
                <w:sz w:val="24"/>
                <w:szCs w:val="24"/>
                <w:lang w:val="fr-SN" w:eastAsia="fr-SN"/>
              </w:rPr>
            </w:pPr>
            <w:r w:rsidRPr="00B875F5">
              <w:rPr>
                <w:rFonts w:ascii="Tahoma" w:eastAsia="Times New Roman" w:hAnsi="Tahoma" w:cs="Tahoma"/>
                <w:sz w:val="24"/>
                <w:szCs w:val="24"/>
                <w:lang w:val="fr-SN" w:eastAsia="fr-SN"/>
              </w:rPr>
              <w:t>Ventilateur</w:t>
            </w:r>
          </w:p>
        </w:tc>
        <w:tc>
          <w:tcPr>
            <w:tcW w:w="3402" w:type="dxa"/>
            <w:shd w:val="clear" w:color="auto" w:fill="auto"/>
            <w:noWrap/>
            <w:vAlign w:val="center"/>
          </w:tcPr>
          <w:p w14:paraId="6F9C6C30" w14:textId="23777F4A" w:rsidR="00B20A6B" w:rsidRPr="00B875F5" w:rsidRDefault="00B20A6B" w:rsidP="00FA2DB7">
            <w:pPr>
              <w:spacing w:after="0" w:line="240" w:lineRule="auto"/>
              <w:jc w:val="center"/>
              <w:rPr>
                <w:rFonts w:ascii="Tahoma" w:eastAsia="Times New Roman" w:hAnsi="Tahoma" w:cs="Tahoma"/>
                <w:sz w:val="24"/>
                <w:szCs w:val="24"/>
                <w:lang w:val="fr-SN" w:eastAsia="fr-SN"/>
              </w:rPr>
            </w:pPr>
          </w:p>
        </w:tc>
      </w:tr>
      <w:tr w:rsidR="00B20A6B" w:rsidRPr="007F74CA" w14:paraId="68C582B8" w14:textId="77777777" w:rsidTr="00F324DF">
        <w:trPr>
          <w:trHeight w:val="340"/>
        </w:trPr>
        <w:tc>
          <w:tcPr>
            <w:tcW w:w="1401" w:type="dxa"/>
            <w:shd w:val="clear" w:color="auto" w:fill="auto"/>
            <w:noWrap/>
            <w:vAlign w:val="center"/>
            <w:hideMark/>
          </w:tcPr>
          <w:p w14:paraId="62E0F214" w14:textId="77777777" w:rsidR="00B20A6B" w:rsidRPr="00B875F5" w:rsidRDefault="00B20A6B" w:rsidP="00DF7B12">
            <w:pPr>
              <w:spacing w:after="0" w:line="240" w:lineRule="auto"/>
              <w:jc w:val="center"/>
              <w:rPr>
                <w:rFonts w:ascii="Tahoma" w:eastAsia="Times New Roman" w:hAnsi="Tahoma" w:cs="Tahoma"/>
                <w:sz w:val="24"/>
                <w:szCs w:val="24"/>
                <w:lang w:val="fr-SN" w:eastAsia="fr-SN"/>
              </w:rPr>
            </w:pPr>
            <w:r w:rsidRPr="00B875F5">
              <w:rPr>
                <w:rFonts w:ascii="Tahoma" w:eastAsia="Times New Roman" w:hAnsi="Tahoma" w:cs="Tahoma"/>
                <w:sz w:val="24"/>
                <w:szCs w:val="24"/>
                <w:lang w:val="fr-SN" w:eastAsia="fr-SN"/>
              </w:rPr>
              <w:t>9</w:t>
            </w:r>
          </w:p>
        </w:tc>
        <w:tc>
          <w:tcPr>
            <w:tcW w:w="4746" w:type="dxa"/>
            <w:shd w:val="clear" w:color="auto" w:fill="auto"/>
            <w:noWrap/>
            <w:vAlign w:val="center"/>
            <w:hideMark/>
          </w:tcPr>
          <w:p w14:paraId="6AB3C2F4" w14:textId="77777777" w:rsidR="00B20A6B" w:rsidRPr="00B875F5" w:rsidRDefault="00B20A6B" w:rsidP="00FA2DB7">
            <w:pPr>
              <w:spacing w:after="0" w:line="240" w:lineRule="auto"/>
              <w:rPr>
                <w:rFonts w:ascii="Tahoma" w:eastAsia="Times New Roman" w:hAnsi="Tahoma" w:cs="Tahoma"/>
                <w:sz w:val="24"/>
                <w:szCs w:val="24"/>
                <w:lang w:val="fr-SN" w:eastAsia="fr-SN"/>
              </w:rPr>
            </w:pPr>
            <w:r w:rsidRPr="00B875F5">
              <w:rPr>
                <w:rFonts w:ascii="Tahoma" w:eastAsia="Times New Roman" w:hAnsi="Tahoma" w:cs="Tahoma"/>
                <w:sz w:val="24"/>
                <w:szCs w:val="24"/>
                <w:lang w:val="fr-SN" w:eastAsia="fr-SN"/>
              </w:rPr>
              <w:t>Radio simple/Radiocassette</w:t>
            </w:r>
          </w:p>
        </w:tc>
        <w:tc>
          <w:tcPr>
            <w:tcW w:w="3402" w:type="dxa"/>
            <w:shd w:val="clear" w:color="auto" w:fill="auto"/>
            <w:noWrap/>
            <w:vAlign w:val="center"/>
          </w:tcPr>
          <w:p w14:paraId="0D4AF4BE" w14:textId="3A5AF620" w:rsidR="00B20A6B" w:rsidRPr="00B875F5" w:rsidRDefault="00B20A6B" w:rsidP="00FA2DB7">
            <w:pPr>
              <w:spacing w:after="0" w:line="240" w:lineRule="auto"/>
              <w:jc w:val="center"/>
              <w:rPr>
                <w:rFonts w:ascii="Tahoma" w:eastAsia="Times New Roman" w:hAnsi="Tahoma" w:cs="Tahoma"/>
                <w:sz w:val="24"/>
                <w:szCs w:val="24"/>
                <w:lang w:val="fr-SN" w:eastAsia="fr-SN"/>
              </w:rPr>
            </w:pPr>
          </w:p>
        </w:tc>
      </w:tr>
      <w:tr w:rsidR="00B20A6B" w:rsidRPr="007F74CA" w14:paraId="1E6074D0" w14:textId="77777777" w:rsidTr="00F324DF">
        <w:trPr>
          <w:trHeight w:val="340"/>
        </w:trPr>
        <w:tc>
          <w:tcPr>
            <w:tcW w:w="1401" w:type="dxa"/>
            <w:shd w:val="clear" w:color="auto" w:fill="auto"/>
            <w:noWrap/>
            <w:vAlign w:val="center"/>
            <w:hideMark/>
          </w:tcPr>
          <w:p w14:paraId="7C34C600" w14:textId="77777777" w:rsidR="00B20A6B" w:rsidRPr="00B875F5" w:rsidRDefault="00B20A6B" w:rsidP="00DF7B12">
            <w:pPr>
              <w:spacing w:after="0" w:line="240" w:lineRule="auto"/>
              <w:jc w:val="center"/>
              <w:rPr>
                <w:rFonts w:ascii="Tahoma" w:eastAsia="Times New Roman" w:hAnsi="Tahoma" w:cs="Tahoma"/>
                <w:sz w:val="24"/>
                <w:szCs w:val="24"/>
                <w:lang w:val="fr-SN" w:eastAsia="fr-SN"/>
              </w:rPr>
            </w:pPr>
            <w:r w:rsidRPr="00B875F5">
              <w:rPr>
                <w:rFonts w:ascii="Tahoma" w:eastAsia="Times New Roman" w:hAnsi="Tahoma" w:cs="Tahoma"/>
                <w:sz w:val="24"/>
                <w:szCs w:val="24"/>
                <w:lang w:val="fr-SN" w:eastAsia="fr-SN"/>
              </w:rPr>
              <w:t>10</w:t>
            </w:r>
          </w:p>
        </w:tc>
        <w:tc>
          <w:tcPr>
            <w:tcW w:w="4746" w:type="dxa"/>
            <w:shd w:val="clear" w:color="auto" w:fill="auto"/>
            <w:noWrap/>
            <w:vAlign w:val="center"/>
            <w:hideMark/>
          </w:tcPr>
          <w:p w14:paraId="0F9CE331" w14:textId="77777777" w:rsidR="00B20A6B" w:rsidRPr="00B875F5" w:rsidRDefault="00B20A6B" w:rsidP="00FA2DB7">
            <w:pPr>
              <w:spacing w:after="0" w:line="240" w:lineRule="auto"/>
              <w:rPr>
                <w:rFonts w:ascii="Tahoma" w:eastAsia="Times New Roman" w:hAnsi="Tahoma" w:cs="Tahoma"/>
                <w:sz w:val="24"/>
                <w:szCs w:val="24"/>
                <w:lang w:val="fr-SN" w:eastAsia="fr-SN"/>
              </w:rPr>
            </w:pPr>
            <w:r w:rsidRPr="00B875F5">
              <w:rPr>
                <w:rFonts w:ascii="Tahoma" w:eastAsia="Times New Roman" w:hAnsi="Tahoma" w:cs="Tahoma"/>
                <w:sz w:val="24"/>
                <w:szCs w:val="24"/>
                <w:lang w:val="fr-SN" w:eastAsia="fr-SN"/>
              </w:rPr>
              <w:t>Appareil TV</w:t>
            </w:r>
          </w:p>
        </w:tc>
        <w:tc>
          <w:tcPr>
            <w:tcW w:w="3402" w:type="dxa"/>
            <w:shd w:val="clear" w:color="auto" w:fill="auto"/>
            <w:noWrap/>
            <w:vAlign w:val="center"/>
          </w:tcPr>
          <w:p w14:paraId="10C48594" w14:textId="4EA104F6" w:rsidR="00B20A6B" w:rsidRPr="00B875F5" w:rsidRDefault="00B20A6B" w:rsidP="00FA2DB7">
            <w:pPr>
              <w:spacing w:after="0" w:line="240" w:lineRule="auto"/>
              <w:jc w:val="center"/>
              <w:rPr>
                <w:rFonts w:ascii="Tahoma" w:eastAsia="Times New Roman" w:hAnsi="Tahoma" w:cs="Tahoma"/>
                <w:sz w:val="24"/>
                <w:szCs w:val="24"/>
                <w:lang w:val="fr-SN" w:eastAsia="fr-SN"/>
              </w:rPr>
            </w:pPr>
          </w:p>
        </w:tc>
      </w:tr>
      <w:tr w:rsidR="00B20A6B" w:rsidRPr="007F74CA" w14:paraId="35BAE8BD" w14:textId="77777777" w:rsidTr="00F324DF">
        <w:trPr>
          <w:trHeight w:val="340"/>
        </w:trPr>
        <w:tc>
          <w:tcPr>
            <w:tcW w:w="1401" w:type="dxa"/>
            <w:shd w:val="clear" w:color="auto" w:fill="auto"/>
            <w:noWrap/>
            <w:vAlign w:val="center"/>
            <w:hideMark/>
          </w:tcPr>
          <w:p w14:paraId="756E07E8" w14:textId="77777777" w:rsidR="00B20A6B" w:rsidRPr="00B875F5" w:rsidRDefault="00B20A6B" w:rsidP="00DF7B12">
            <w:pPr>
              <w:spacing w:after="0" w:line="240" w:lineRule="auto"/>
              <w:jc w:val="center"/>
              <w:rPr>
                <w:rFonts w:ascii="Tahoma" w:eastAsia="Times New Roman" w:hAnsi="Tahoma" w:cs="Tahoma"/>
                <w:sz w:val="24"/>
                <w:szCs w:val="24"/>
                <w:lang w:val="fr-SN" w:eastAsia="fr-SN"/>
              </w:rPr>
            </w:pPr>
            <w:r w:rsidRPr="00B875F5">
              <w:rPr>
                <w:rFonts w:ascii="Tahoma" w:eastAsia="Times New Roman" w:hAnsi="Tahoma" w:cs="Tahoma"/>
                <w:sz w:val="24"/>
                <w:szCs w:val="24"/>
                <w:lang w:val="fr-SN" w:eastAsia="fr-SN"/>
              </w:rPr>
              <w:t>11</w:t>
            </w:r>
          </w:p>
        </w:tc>
        <w:tc>
          <w:tcPr>
            <w:tcW w:w="4746" w:type="dxa"/>
            <w:shd w:val="clear" w:color="auto" w:fill="auto"/>
            <w:noWrap/>
            <w:vAlign w:val="center"/>
            <w:hideMark/>
          </w:tcPr>
          <w:p w14:paraId="19323FE7" w14:textId="77777777" w:rsidR="00B20A6B" w:rsidRPr="00B875F5" w:rsidRDefault="00B20A6B" w:rsidP="00FA2DB7">
            <w:pPr>
              <w:spacing w:after="0" w:line="240" w:lineRule="auto"/>
              <w:rPr>
                <w:rFonts w:ascii="Tahoma" w:eastAsia="Times New Roman" w:hAnsi="Tahoma" w:cs="Tahoma"/>
                <w:sz w:val="24"/>
                <w:szCs w:val="24"/>
                <w:lang w:val="fr-SN" w:eastAsia="fr-SN"/>
              </w:rPr>
            </w:pPr>
            <w:r w:rsidRPr="00B875F5">
              <w:rPr>
                <w:rFonts w:ascii="Tahoma" w:eastAsia="Times New Roman" w:hAnsi="Tahoma" w:cs="Tahoma"/>
                <w:sz w:val="24"/>
                <w:szCs w:val="24"/>
                <w:lang w:val="fr-SN" w:eastAsia="fr-SN"/>
              </w:rPr>
              <w:t>Antenne</w:t>
            </w:r>
            <w:r w:rsidRPr="00B875F5">
              <w:rPr>
                <w:rFonts w:ascii="Tahoma" w:eastAsia="Times New Roman" w:hAnsi="Tahoma" w:cs="Tahoma"/>
                <w:b/>
                <w:bCs/>
                <w:sz w:val="24"/>
                <w:szCs w:val="24"/>
                <w:lang w:val="fr-SN" w:eastAsia="fr-SN"/>
              </w:rPr>
              <w:t xml:space="preserve"> </w:t>
            </w:r>
            <w:r w:rsidRPr="00B875F5">
              <w:rPr>
                <w:rFonts w:ascii="Tahoma" w:eastAsia="Times New Roman" w:hAnsi="Tahoma" w:cs="Tahoma"/>
                <w:sz w:val="24"/>
                <w:szCs w:val="24"/>
                <w:lang w:val="fr-SN" w:eastAsia="fr-SN"/>
              </w:rPr>
              <w:t>parabolique / décodeur</w:t>
            </w:r>
          </w:p>
        </w:tc>
        <w:tc>
          <w:tcPr>
            <w:tcW w:w="3402" w:type="dxa"/>
            <w:shd w:val="clear" w:color="auto" w:fill="auto"/>
            <w:noWrap/>
            <w:vAlign w:val="center"/>
          </w:tcPr>
          <w:p w14:paraId="37CA34B2" w14:textId="12483B52" w:rsidR="00B20A6B" w:rsidRPr="00B875F5" w:rsidRDefault="00B20A6B" w:rsidP="00FA2DB7">
            <w:pPr>
              <w:spacing w:after="0" w:line="240" w:lineRule="auto"/>
              <w:jc w:val="center"/>
              <w:rPr>
                <w:rFonts w:ascii="Tahoma" w:eastAsia="Times New Roman" w:hAnsi="Tahoma" w:cs="Tahoma"/>
                <w:sz w:val="24"/>
                <w:szCs w:val="24"/>
                <w:lang w:val="fr-SN" w:eastAsia="fr-SN"/>
              </w:rPr>
            </w:pPr>
          </w:p>
        </w:tc>
      </w:tr>
      <w:tr w:rsidR="00B20A6B" w:rsidRPr="007728C5" w14:paraId="5F705862" w14:textId="77777777" w:rsidTr="00F324DF">
        <w:trPr>
          <w:trHeight w:val="340"/>
        </w:trPr>
        <w:tc>
          <w:tcPr>
            <w:tcW w:w="1401" w:type="dxa"/>
            <w:shd w:val="clear" w:color="auto" w:fill="auto"/>
            <w:noWrap/>
            <w:vAlign w:val="center"/>
            <w:hideMark/>
          </w:tcPr>
          <w:p w14:paraId="5E7F6A62" w14:textId="77777777" w:rsidR="00B20A6B" w:rsidRPr="00B875F5" w:rsidRDefault="00B20A6B" w:rsidP="00DF7B12">
            <w:pPr>
              <w:spacing w:after="0" w:line="240" w:lineRule="auto"/>
              <w:jc w:val="center"/>
              <w:rPr>
                <w:rFonts w:ascii="Tahoma" w:eastAsia="Times New Roman" w:hAnsi="Tahoma" w:cs="Tahoma"/>
                <w:sz w:val="24"/>
                <w:szCs w:val="24"/>
                <w:lang w:val="fr-SN" w:eastAsia="fr-SN"/>
              </w:rPr>
            </w:pPr>
            <w:r w:rsidRPr="00B875F5">
              <w:rPr>
                <w:rFonts w:ascii="Tahoma" w:eastAsia="Times New Roman" w:hAnsi="Tahoma" w:cs="Tahoma"/>
                <w:sz w:val="24"/>
                <w:szCs w:val="24"/>
                <w:lang w:val="fr-SN" w:eastAsia="fr-SN"/>
              </w:rPr>
              <w:t>12</w:t>
            </w:r>
          </w:p>
        </w:tc>
        <w:tc>
          <w:tcPr>
            <w:tcW w:w="4746" w:type="dxa"/>
            <w:shd w:val="clear" w:color="auto" w:fill="auto"/>
            <w:noWrap/>
            <w:vAlign w:val="center"/>
            <w:hideMark/>
          </w:tcPr>
          <w:p w14:paraId="592115A1" w14:textId="77777777" w:rsidR="00B20A6B" w:rsidRPr="00B875F5" w:rsidRDefault="00B20A6B" w:rsidP="00FA2DB7">
            <w:pPr>
              <w:spacing w:after="0" w:line="240" w:lineRule="auto"/>
              <w:rPr>
                <w:rFonts w:ascii="Tahoma" w:eastAsia="Times New Roman" w:hAnsi="Tahoma" w:cs="Tahoma"/>
                <w:sz w:val="24"/>
                <w:szCs w:val="24"/>
                <w:lang w:val="fr-SN" w:eastAsia="fr-SN"/>
              </w:rPr>
            </w:pPr>
            <w:r w:rsidRPr="00B875F5">
              <w:rPr>
                <w:rFonts w:ascii="Tahoma" w:eastAsia="Times New Roman" w:hAnsi="Tahoma" w:cs="Tahoma"/>
                <w:sz w:val="24"/>
                <w:szCs w:val="24"/>
                <w:lang w:val="fr-SN" w:eastAsia="fr-SN"/>
              </w:rPr>
              <w:t>Climatiseurs/splits (non installés au mur)</w:t>
            </w:r>
          </w:p>
        </w:tc>
        <w:tc>
          <w:tcPr>
            <w:tcW w:w="3402" w:type="dxa"/>
            <w:shd w:val="clear" w:color="auto" w:fill="auto"/>
            <w:noWrap/>
            <w:vAlign w:val="center"/>
          </w:tcPr>
          <w:p w14:paraId="6547AE22" w14:textId="7818661E" w:rsidR="00B20A6B" w:rsidRPr="00B875F5" w:rsidRDefault="00B20A6B" w:rsidP="00FA2DB7">
            <w:pPr>
              <w:spacing w:after="0" w:line="240" w:lineRule="auto"/>
              <w:jc w:val="center"/>
              <w:rPr>
                <w:rFonts w:ascii="Tahoma" w:eastAsia="Times New Roman" w:hAnsi="Tahoma" w:cs="Tahoma"/>
                <w:sz w:val="24"/>
                <w:szCs w:val="24"/>
                <w:lang w:val="fr-SN" w:eastAsia="fr-SN"/>
              </w:rPr>
            </w:pPr>
          </w:p>
        </w:tc>
      </w:tr>
      <w:tr w:rsidR="00B20A6B" w:rsidRPr="007F74CA" w14:paraId="54AA36C7" w14:textId="77777777" w:rsidTr="00F324DF">
        <w:trPr>
          <w:trHeight w:val="340"/>
        </w:trPr>
        <w:tc>
          <w:tcPr>
            <w:tcW w:w="1401" w:type="dxa"/>
            <w:shd w:val="clear" w:color="auto" w:fill="auto"/>
            <w:noWrap/>
            <w:vAlign w:val="center"/>
            <w:hideMark/>
          </w:tcPr>
          <w:p w14:paraId="73FB8722" w14:textId="77777777" w:rsidR="00B20A6B" w:rsidRPr="00B875F5" w:rsidRDefault="00B20A6B" w:rsidP="00DF7B12">
            <w:pPr>
              <w:spacing w:after="0" w:line="240" w:lineRule="auto"/>
              <w:jc w:val="center"/>
              <w:rPr>
                <w:rFonts w:ascii="Tahoma" w:eastAsia="Times New Roman" w:hAnsi="Tahoma" w:cs="Tahoma"/>
                <w:sz w:val="24"/>
                <w:szCs w:val="24"/>
                <w:lang w:val="fr-SN" w:eastAsia="fr-SN"/>
              </w:rPr>
            </w:pPr>
            <w:r w:rsidRPr="00B875F5">
              <w:rPr>
                <w:rFonts w:ascii="Tahoma" w:eastAsia="Times New Roman" w:hAnsi="Tahoma" w:cs="Tahoma"/>
                <w:sz w:val="24"/>
                <w:szCs w:val="24"/>
                <w:lang w:val="fr-SN" w:eastAsia="fr-SN"/>
              </w:rPr>
              <w:t>13</w:t>
            </w:r>
          </w:p>
        </w:tc>
        <w:tc>
          <w:tcPr>
            <w:tcW w:w="4746" w:type="dxa"/>
            <w:shd w:val="clear" w:color="auto" w:fill="auto"/>
            <w:noWrap/>
            <w:vAlign w:val="center"/>
            <w:hideMark/>
          </w:tcPr>
          <w:p w14:paraId="137C13E6" w14:textId="77777777" w:rsidR="00B20A6B" w:rsidRPr="00B875F5" w:rsidRDefault="00B20A6B" w:rsidP="00FA2DB7">
            <w:pPr>
              <w:spacing w:after="0" w:line="240" w:lineRule="auto"/>
              <w:rPr>
                <w:rFonts w:ascii="Tahoma" w:eastAsia="Times New Roman" w:hAnsi="Tahoma" w:cs="Tahoma"/>
                <w:sz w:val="24"/>
                <w:szCs w:val="24"/>
                <w:lang w:val="fr-SN" w:eastAsia="fr-SN"/>
              </w:rPr>
            </w:pPr>
            <w:r w:rsidRPr="00B875F5">
              <w:rPr>
                <w:rFonts w:ascii="Tahoma" w:eastAsia="Times New Roman" w:hAnsi="Tahoma" w:cs="Tahoma"/>
                <w:sz w:val="24"/>
                <w:szCs w:val="24"/>
                <w:lang w:val="fr-SN" w:eastAsia="fr-SN"/>
              </w:rPr>
              <w:t>Voiture personnelle</w:t>
            </w:r>
          </w:p>
        </w:tc>
        <w:tc>
          <w:tcPr>
            <w:tcW w:w="3402" w:type="dxa"/>
            <w:shd w:val="clear" w:color="auto" w:fill="auto"/>
            <w:noWrap/>
            <w:vAlign w:val="center"/>
          </w:tcPr>
          <w:p w14:paraId="1A140B70" w14:textId="5B1288FA" w:rsidR="00B20A6B" w:rsidRPr="00B875F5" w:rsidRDefault="00B20A6B" w:rsidP="00FA2DB7">
            <w:pPr>
              <w:spacing w:after="0" w:line="240" w:lineRule="auto"/>
              <w:jc w:val="center"/>
              <w:rPr>
                <w:rFonts w:ascii="Tahoma" w:eastAsia="Times New Roman" w:hAnsi="Tahoma" w:cs="Tahoma"/>
                <w:sz w:val="24"/>
                <w:szCs w:val="24"/>
                <w:lang w:val="fr-SN" w:eastAsia="fr-SN"/>
              </w:rPr>
            </w:pPr>
          </w:p>
        </w:tc>
      </w:tr>
      <w:tr w:rsidR="00B20A6B" w:rsidRPr="007F74CA" w14:paraId="2DC2AED5" w14:textId="77777777" w:rsidTr="00F324DF">
        <w:trPr>
          <w:trHeight w:val="340"/>
        </w:trPr>
        <w:tc>
          <w:tcPr>
            <w:tcW w:w="1401" w:type="dxa"/>
            <w:shd w:val="clear" w:color="auto" w:fill="auto"/>
            <w:noWrap/>
            <w:vAlign w:val="center"/>
            <w:hideMark/>
          </w:tcPr>
          <w:p w14:paraId="210443EA" w14:textId="77777777" w:rsidR="00B20A6B" w:rsidRPr="00B875F5" w:rsidRDefault="00B20A6B" w:rsidP="00DF7B12">
            <w:pPr>
              <w:spacing w:after="0" w:line="240" w:lineRule="auto"/>
              <w:jc w:val="center"/>
              <w:rPr>
                <w:rFonts w:ascii="Tahoma" w:eastAsia="Times New Roman" w:hAnsi="Tahoma" w:cs="Tahoma"/>
                <w:sz w:val="24"/>
                <w:szCs w:val="24"/>
                <w:lang w:val="fr-SN" w:eastAsia="fr-SN"/>
              </w:rPr>
            </w:pPr>
            <w:r w:rsidRPr="00B875F5">
              <w:rPr>
                <w:rFonts w:ascii="Tahoma" w:eastAsia="Times New Roman" w:hAnsi="Tahoma" w:cs="Tahoma"/>
                <w:sz w:val="24"/>
                <w:szCs w:val="24"/>
                <w:lang w:val="fr-SN" w:eastAsia="fr-SN"/>
              </w:rPr>
              <w:t>14</w:t>
            </w:r>
          </w:p>
        </w:tc>
        <w:tc>
          <w:tcPr>
            <w:tcW w:w="4746" w:type="dxa"/>
            <w:shd w:val="clear" w:color="auto" w:fill="auto"/>
            <w:noWrap/>
            <w:vAlign w:val="center"/>
            <w:hideMark/>
          </w:tcPr>
          <w:p w14:paraId="3BAE36C2" w14:textId="77777777" w:rsidR="00B20A6B" w:rsidRPr="00B875F5" w:rsidRDefault="00B20A6B" w:rsidP="00FA2DB7">
            <w:pPr>
              <w:spacing w:after="0" w:line="240" w:lineRule="auto"/>
              <w:rPr>
                <w:rFonts w:ascii="Tahoma" w:eastAsia="Times New Roman" w:hAnsi="Tahoma" w:cs="Tahoma"/>
                <w:sz w:val="24"/>
                <w:szCs w:val="24"/>
                <w:lang w:val="fr-SN" w:eastAsia="fr-SN"/>
              </w:rPr>
            </w:pPr>
            <w:r w:rsidRPr="00B875F5">
              <w:rPr>
                <w:rFonts w:ascii="Tahoma" w:eastAsia="Times New Roman" w:hAnsi="Tahoma" w:cs="Tahoma"/>
                <w:sz w:val="24"/>
                <w:szCs w:val="24"/>
                <w:lang w:val="fr-SN" w:eastAsia="fr-SN"/>
              </w:rPr>
              <w:t>Cyclomoteur/Vélomoteur, motocyclette</w:t>
            </w:r>
          </w:p>
        </w:tc>
        <w:tc>
          <w:tcPr>
            <w:tcW w:w="3402" w:type="dxa"/>
            <w:shd w:val="clear" w:color="auto" w:fill="auto"/>
            <w:noWrap/>
            <w:vAlign w:val="center"/>
          </w:tcPr>
          <w:p w14:paraId="257786A5" w14:textId="711DD73A" w:rsidR="00B20A6B" w:rsidRPr="00B875F5" w:rsidRDefault="00B20A6B" w:rsidP="00FA2DB7">
            <w:pPr>
              <w:spacing w:after="0" w:line="240" w:lineRule="auto"/>
              <w:jc w:val="center"/>
              <w:rPr>
                <w:rFonts w:ascii="Tahoma" w:eastAsia="Times New Roman" w:hAnsi="Tahoma" w:cs="Tahoma"/>
                <w:sz w:val="24"/>
                <w:szCs w:val="24"/>
                <w:lang w:val="fr-SN" w:eastAsia="fr-SN"/>
              </w:rPr>
            </w:pPr>
          </w:p>
        </w:tc>
      </w:tr>
      <w:tr w:rsidR="00B20A6B" w:rsidRPr="007F74CA" w14:paraId="13ED6BD2" w14:textId="77777777" w:rsidTr="00F324DF">
        <w:trPr>
          <w:trHeight w:val="340"/>
        </w:trPr>
        <w:tc>
          <w:tcPr>
            <w:tcW w:w="1401" w:type="dxa"/>
            <w:shd w:val="clear" w:color="auto" w:fill="auto"/>
            <w:noWrap/>
            <w:vAlign w:val="center"/>
            <w:hideMark/>
          </w:tcPr>
          <w:p w14:paraId="20B9DD40" w14:textId="77777777" w:rsidR="00B20A6B" w:rsidRPr="00B875F5" w:rsidRDefault="00B20A6B" w:rsidP="00DF7B12">
            <w:pPr>
              <w:spacing w:after="0" w:line="240" w:lineRule="auto"/>
              <w:jc w:val="center"/>
              <w:rPr>
                <w:rFonts w:ascii="Tahoma" w:eastAsia="Times New Roman" w:hAnsi="Tahoma" w:cs="Tahoma"/>
                <w:sz w:val="24"/>
                <w:szCs w:val="24"/>
                <w:lang w:val="fr-SN" w:eastAsia="fr-SN"/>
              </w:rPr>
            </w:pPr>
            <w:r w:rsidRPr="00B875F5">
              <w:rPr>
                <w:rFonts w:ascii="Tahoma" w:eastAsia="Times New Roman" w:hAnsi="Tahoma" w:cs="Tahoma"/>
                <w:sz w:val="24"/>
                <w:szCs w:val="24"/>
                <w:lang w:val="fr-SN" w:eastAsia="fr-SN"/>
              </w:rPr>
              <w:t>15</w:t>
            </w:r>
          </w:p>
        </w:tc>
        <w:tc>
          <w:tcPr>
            <w:tcW w:w="4746" w:type="dxa"/>
            <w:shd w:val="clear" w:color="auto" w:fill="auto"/>
            <w:noWrap/>
            <w:vAlign w:val="center"/>
            <w:hideMark/>
          </w:tcPr>
          <w:p w14:paraId="156998C0" w14:textId="77777777" w:rsidR="00B20A6B" w:rsidRPr="00B875F5" w:rsidRDefault="00B20A6B" w:rsidP="00FA2DB7">
            <w:pPr>
              <w:spacing w:after="0" w:line="240" w:lineRule="auto"/>
              <w:rPr>
                <w:rFonts w:ascii="Tahoma" w:eastAsia="Times New Roman" w:hAnsi="Tahoma" w:cs="Tahoma"/>
                <w:sz w:val="24"/>
                <w:szCs w:val="24"/>
                <w:lang w:val="fr-SN" w:eastAsia="fr-SN"/>
              </w:rPr>
            </w:pPr>
            <w:r w:rsidRPr="00B875F5">
              <w:rPr>
                <w:rFonts w:ascii="Tahoma" w:eastAsia="Times New Roman" w:hAnsi="Tahoma" w:cs="Tahoma"/>
                <w:sz w:val="24"/>
                <w:szCs w:val="24"/>
                <w:lang w:val="fr-SN" w:eastAsia="fr-SN"/>
              </w:rPr>
              <w:t>Téléphone fixe</w:t>
            </w:r>
          </w:p>
        </w:tc>
        <w:tc>
          <w:tcPr>
            <w:tcW w:w="3402" w:type="dxa"/>
            <w:shd w:val="clear" w:color="auto" w:fill="auto"/>
            <w:noWrap/>
            <w:vAlign w:val="center"/>
          </w:tcPr>
          <w:p w14:paraId="0F15AF95" w14:textId="20D6C84E" w:rsidR="00B20A6B" w:rsidRPr="00B875F5" w:rsidRDefault="00B20A6B" w:rsidP="00FA2DB7">
            <w:pPr>
              <w:spacing w:after="0" w:line="240" w:lineRule="auto"/>
              <w:jc w:val="center"/>
              <w:rPr>
                <w:rFonts w:ascii="Tahoma" w:eastAsia="Times New Roman" w:hAnsi="Tahoma" w:cs="Tahoma"/>
                <w:sz w:val="24"/>
                <w:szCs w:val="24"/>
                <w:lang w:val="fr-SN" w:eastAsia="fr-SN"/>
              </w:rPr>
            </w:pPr>
          </w:p>
        </w:tc>
      </w:tr>
      <w:tr w:rsidR="00B20A6B" w:rsidRPr="007F74CA" w14:paraId="3C0FC0DB" w14:textId="77777777" w:rsidTr="00F324DF">
        <w:trPr>
          <w:trHeight w:val="340"/>
        </w:trPr>
        <w:tc>
          <w:tcPr>
            <w:tcW w:w="1401" w:type="dxa"/>
            <w:shd w:val="clear" w:color="auto" w:fill="auto"/>
            <w:noWrap/>
            <w:vAlign w:val="center"/>
            <w:hideMark/>
          </w:tcPr>
          <w:p w14:paraId="164E1D46" w14:textId="77777777" w:rsidR="00B20A6B" w:rsidRPr="00B875F5" w:rsidRDefault="00B20A6B" w:rsidP="00DF7B12">
            <w:pPr>
              <w:spacing w:after="0" w:line="240" w:lineRule="auto"/>
              <w:jc w:val="center"/>
              <w:rPr>
                <w:rFonts w:ascii="Tahoma" w:eastAsia="Times New Roman" w:hAnsi="Tahoma" w:cs="Tahoma"/>
                <w:sz w:val="24"/>
                <w:szCs w:val="24"/>
                <w:lang w:val="fr-SN" w:eastAsia="fr-SN"/>
              </w:rPr>
            </w:pPr>
            <w:r w:rsidRPr="00B875F5">
              <w:rPr>
                <w:rFonts w:ascii="Tahoma" w:eastAsia="Times New Roman" w:hAnsi="Tahoma" w:cs="Tahoma"/>
                <w:sz w:val="24"/>
                <w:szCs w:val="24"/>
                <w:lang w:val="fr-SN" w:eastAsia="fr-SN"/>
              </w:rPr>
              <w:t>16</w:t>
            </w:r>
          </w:p>
        </w:tc>
        <w:tc>
          <w:tcPr>
            <w:tcW w:w="4746" w:type="dxa"/>
            <w:shd w:val="clear" w:color="auto" w:fill="auto"/>
            <w:noWrap/>
            <w:vAlign w:val="center"/>
            <w:hideMark/>
          </w:tcPr>
          <w:p w14:paraId="4DC5D2EE" w14:textId="77777777" w:rsidR="00B20A6B" w:rsidRPr="00B875F5" w:rsidRDefault="00B20A6B" w:rsidP="00FA2DB7">
            <w:pPr>
              <w:spacing w:after="0" w:line="240" w:lineRule="auto"/>
              <w:rPr>
                <w:rFonts w:ascii="Tahoma" w:eastAsia="Times New Roman" w:hAnsi="Tahoma" w:cs="Tahoma"/>
                <w:sz w:val="24"/>
                <w:szCs w:val="24"/>
                <w:lang w:val="fr-SN" w:eastAsia="fr-SN"/>
              </w:rPr>
            </w:pPr>
            <w:r w:rsidRPr="00B875F5">
              <w:rPr>
                <w:rFonts w:ascii="Tahoma" w:eastAsia="Times New Roman" w:hAnsi="Tahoma" w:cs="Tahoma"/>
                <w:sz w:val="24"/>
                <w:szCs w:val="24"/>
                <w:lang w:val="fr-SN" w:eastAsia="fr-SN"/>
              </w:rPr>
              <w:t>Téléphone portable</w:t>
            </w:r>
          </w:p>
        </w:tc>
        <w:tc>
          <w:tcPr>
            <w:tcW w:w="3402" w:type="dxa"/>
            <w:shd w:val="clear" w:color="auto" w:fill="auto"/>
            <w:noWrap/>
            <w:vAlign w:val="center"/>
          </w:tcPr>
          <w:p w14:paraId="3939DFC2" w14:textId="6ACF121A" w:rsidR="00B20A6B" w:rsidRPr="00B875F5" w:rsidRDefault="00B20A6B" w:rsidP="00FA2DB7">
            <w:pPr>
              <w:spacing w:after="0" w:line="240" w:lineRule="auto"/>
              <w:jc w:val="center"/>
              <w:rPr>
                <w:rFonts w:ascii="Tahoma" w:eastAsia="Times New Roman" w:hAnsi="Tahoma" w:cs="Tahoma"/>
                <w:sz w:val="24"/>
                <w:szCs w:val="24"/>
                <w:lang w:val="fr-SN" w:eastAsia="fr-SN"/>
              </w:rPr>
            </w:pPr>
          </w:p>
        </w:tc>
      </w:tr>
      <w:tr w:rsidR="00B20A6B" w:rsidRPr="007F74CA" w14:paraId="3C5DEE8B" w14:textId="77777777" w:rsidTr="00F324DF">
        <w:trPr>
          <w:trHeight w:val="340"/>
        </w:trPr>
        <w:tc>
          <w:tcPr>
            <w:tcW w:w="1401" w:type="dxa"/>
            <w:shd w:val="clear" w:color="auto" w:fill="auto"/>
            <w:noWrap/>
            <w:vAlign w:val="center"/>
            <w:hideMark/>
          </w:tcPr>
          <w:p w14:paraId="43666A80" w14:textId="77777777" w:rsidR="00B20A6B" w:rsidRPr="00B875F5" w:rsidRDefault="00B20A6B" w:rsidP="00DF7B12">
            <w:pPr>
              <w:spacing w:after="0" w:line="240" w:lineRule="auto"/>
              <w:jc w:val="center"/>
              <w:rPr>
                <w:rFonts w:ascii="Tahoma" w:eastAsia="Times New Roman" w:hAnsi="Tahoma" w:cs="Tahoma"/>
                <w:sz w:val="24"/>
                <w:szCs w:val="24"/>
                <w:lang w:val="fr-SN" w:eastAsia="fr-SN"/>
              </w:rPr>
            </w:pPr>
            <w:r w:rsidRPr="00B875F5">
              <w:rPr>
                <w:rFonts w:ascii="Tahoma" w:eastAsia="Times New Roman" w:hAnsi="Tahoma" w:cs="Tahoma"/>
                <w:sz w:val="24"/>
                <w:szCs w:val="24"/>
                <w:lang w:val="fr-SN" w:eastAsia="fr-SN"/>
              </w:rPr>
              <w:t>17</w:t>
            </w:r>
          </w:p>
        </w:tc>
        <w:tc>
          <w:tcPr>
            <w:tcW w:w="4746" w:type="dxa"/>
            <w:shd w:val="clear" w:color="auto" w:fill="auto"/>
            <w:noWrap/>
            <w:vAlign w:val="center"/>
            <w:hideMark/>
          </w:tcPr>
          <w:p w14:paraId="4B107B47" w14:textId="77777777" w:rsidR="00B20A6B" w:rsidRPr="00B875F5" w:rsidRDefault="00B20A6B" w:rsidP="00FA2DB7">
            <w:pPr>
              <w:spacing w:after="0" w:line="240" w:lineRule="auto"/>
              <w:rPr>
                <w:rFonts w:ascii="Tahoma" w:eastAsia="Times New Roman" w:hAnsi="Tahoma" w:cs="Tahoma"/>
                <w:sz w:val="24"/>
                <w:szCs w:val="24"/>
                <w:lang w:val="fr-SN" w:eastAsia="fr-SN"/>
              </w:rPr>
            </w:pPr>
            <w:r w:rsidRPr="00B875F5">
              <w:rPr>
                <w:rFonts w:ascii="Tahoma" w:eastAsia="Times New Roman" w:hAnsi="Tahoma" w:cs="Tahoma"/>
                <w:sz w:val="24"/>
                <w:szCs w:val="24"/>
                <w:lang w:val="fr-SN" w:eastAsia="fr-SN"/>
              </w:rPr>
              <w:t>Ordinateur</w:t>
            </w:r>
          </w:p>
        </w:tc>
        <w:tc>
          <w:tcPr>
            <w:tcW w:w="3402" w:type="dxa"/>
            <w:shd w:val="clear" w:color="auto" w:fill="auto"/>
            <w:noWrap/>
            <w:vAlign w:val="center"/>
          </w:tcPr>
          <w:p w14:paraId="52563745" w14:textId="24F6715F" w:rsidR="00B20A6B" w:rsidRPr="00B875F5" w:rsidRDefault="00B20A6B" w:rsidP="00FA2DB7">
            <w:pPr>
              <w:spacing w:after="0" w:line="240" w:lineRule="auto"/>
              <w:jc w:val="center"/>
              <w:rPr>
                <w:rFonts w:ascii="Tahoma" w:eastAsia="Times New Roman" w:hAnsi="Tahoma" w:cs="Tahoma"/>
                <w:sz w:val="24"/>
                <w:szCs w:val="24"/>
                <w:lang w:val="fr-SN" w:eastAsia="fr-SN"/>
              </w:rPr>
            </w:pPr>
          </w:p>
        </w:tc>
      </w:tr>
    </w:tbl>
    <w:p w14:paraId="7A95278E" w14:textId="77777777" w:rsidR="00FE5FCB" w:rsidRPr="007F74CA" w:rsidRDefault="00FE5FCB" w:rsidP="00FE5FCB">
      <w:pPr>
        <w:rPr>
          <w:rFonts w:ascii="Tahoma" w:hAnsi="Tahoma" w:cs="Tahoma"/>
          <w:b/>
          <w:sz w:val="24"/>
          <w:szCs w:val="24"/>
        </w:rPr>
      </w:pPr>
    </w:p>
    <w:p w14:paraId="471B635A" w14:textId="6954EECC" w:rsidR="00FE5FCB" w:rsidRDefault="00FE5FCB" w:rsidP="00FE5FCB">
      <w:pPr>
        <w:rPr>
          <w:rFonts w:ascii="Tahoma" w:hAnsi="Tahoma" w:cs="Tahoma"/>
          <w:b/>
          <w:sz w:val="24"/>
          <w:szCs w:val="24"/>
        </w:rPr>
      </w:pPr>
    </w:p>
    <w:p w14:paraId="0064A7D8" w14:textId="77777777" w:rsidR="008D5909" w:rsidRDefault="008D5909" w:rsidP="00FE5FCB">
      <w:pPr>
        <w:rPr>
          <w:rFonts w:ascii="Tahoma" w:hAnsi="Tahoma" w:cs="Tahoma"/>
          <w:b/>
          <w:sz w:val="24"/>
          <w:szCs w:val="24"/>
        </w:rPr>
      </w:pPr>
    </w:p>
    <w:p w14:paraId="63CCD18D" w14:textId="1961F33A" w:rsidR="008D5909" w:rsidRPr="007F74CA" w:rsidRDefault="008D5909" w:rsidP="00FE5FCB">
      <w:pPr>
        <w:rPr>
          <w:rFonts w:ascii="Tahoma" w:hAnsi="Tahoma" w:cs="Tahoma"/>
          <w:b/>
          <w:sz w:val="24"/>
          <w:szCs w:val="24"/>
        </w:rPr>
        <w:sectPr w:rsidR="008D5909" w:rsidRPr="007F74CA" w:rsidSect="00FE5FCB">
          <w:pgSz w:w="13530" w:h="19140"/>
          <w:pgMar w:top="851" w:right="0" w:bottom="1259" w:left="992" w:header="720" w:footer="720" w:gutter="0"/>
          <w:cols w:space="720"/>
        </w:sectPr>
      </w:pPr>
    </w:p>
    <w:p w14:paraId="37F911D5" w14:textId="1D682228" w:rsidR="00FE5FCB" w:rsidRPr="00FE5FCB" w:rsidRDefault="00FE5FCB" w:rsidP="00FE5FCB">
      <w:pPr>
        <w:pStyle w:val="Titre"/>
        <w:rPr>
          <w:rFonts w:eastAsia="Arial Narrow" w:cs="Tahoma"/>
          <w:bCs/>
          <w:sz w:val="24"/>
          <w:szCs w:val="24"/>
          <w:u w:val="none"/>
        </w:rPr>
      </w:pPr>
      <w:r w:rsidRPr="00FE5FCB">
        <w:rPr>
          <w:rFonts w:eastAsia="Arial Narrow" w:cs="Tahoma"/>
          <w:bCs/>
          <w:sz w:val="24"/>
          <w:szCs w:val="24"/>
        </w:rPr>
        <w:lastRenderedPageBreak/>
        <w:t xml:space="preserve">SECTION </w:t>
      </w:r>
      <w:r w:rsidR="000C43F2" w:rsidRPr="00FE5FCB">
        <w:rPr>
          <w:rFonts w:eastAsia="Arial Narrow" w:cs="Tahoma"/>
          <w:bCs/>
          <w:sz w:val="24"/>
          <w:szCs w:val="24"/>
        </w:rPr>
        <w:t>04:</w:t>
      </w:r>
      <w:r w:rsidRPr="00FE5FCB">
        <w:rPr>
          <w:rFonts w:eastAsia="Arial Narrow" w:cs="Tahoma"/>
          <w:bCs/>
          <w:sz w:val="24"/>
          <w:szCs w:val="24"/>
        </w:rPr>
        <w:t xml:space="preserve"> </w:t>
      </w:r>
      <w:r w:rsidRPr="00FE5FCB">
        <w:rPr>
          <w:rFonts w:eastAsia="Arial Narrow" w:cs="Tahoma"/>
          <w:bCs/>
          <w:sz w:val="24"/>
          <w:szCs w:val="24"/>
          <w:u w:val="none"/>
        </w:rPr>
        <w:t>Logement</w:t>
      </w:r>
    </w:p>
    <w:tbl>
      <w:tblPr>
        <w:tblStyle w:val="Grilledutableau"/>
        <w:tblpPr w:leftFromText="141" w:rightFromText="141" w:vertAnchor="page" w:horzAnchor="page" w:tblpX="1068" w:tblpY="1407"/>
        <w:tblW w:w="4584"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03"/>
        <w:gridCol w:w="2761"/>
        <w:gridCol w:w="4571"/>
        <w:gridCol w:w="3532"/>
      </w:tblGrid>
      <w:tr w:rsidR="00FE5FCB" w:rsidRPr="007F74CA" w14:paraId="07F8E8DC" w14:textId="77777777" w:rsidTr="00FA2DB7">
        <w:trPr>
          <w:trHeight w:val="347"/>
          <w:tblHeader/>
        </w:trPr>
        <w:tc>
          <w:tcPr>
            <w:tcW w:w="263" w:type="pct"/>
            <w:shd w:val="clear" w:color="auto" w:fill="D9D9D9" w:themeFill="background1" w:themeFillShade="D9"/>
          </w:tcPr>
          <w:p w14:paraId="278FD1AC" w14:textId="77777777" w:rsidR="00FE5FCB" w:rsidRPr="007F74CA" w:rsidRDefault="00FE5FCB" w:rsidP="001376D8">
            <w:pPr>
              <w:jc w:val="center"/>
              <w:rPr>
                <w:rFonts w:ascii="Tahoma" w:hAnsi="Tahoma" w:cs="Tahoma"/>
                <w:b/>
                <w:bCs/>
                <w:sz w:val="24"/>
                <w:szCs w:val="24"/>
              </w:rPr>
            </w:pPr>
            <w:r w:rsidRPr="007F74CA">
              <w:rPr>
                <w:rFonts w:ascii="Tahoma" w:eastAsia="Times New Roman" w:hAnsi="Tahoma" w:cs="Tahoma"/>
                <w:b/>
                <w:bCs/>
                <w:color w:val="000000"/>
                <w:sz w:val="24"/>
                <w:szCs w:val="24"/>
                <w:lang w:eastAsia="fr-FR"/>
              </w:rPr>
              <w:t>N°</w:t>
            </w:r>
          </w:p>
        </w:tc>
        <w:tc>
          <w:tcPr>
            <w:tcW w:w="1204" w:type="pct"/>
            <w:shd w:val="clear" w:color="auto" w:fill="D9D9D9" w:themeFill="background1" w:themeFillShade="D9"/>
            <w:vAlign w:val="center"/>
          </w:tcPr>
          <w:p w14:paraId="536B8E4C" w14:textId="77777777" w:rsidR="00FE5FCB" w:rsidRPr="007F74CA" w:rsidRDefault="00FE5FCB" w:rsidP="001376D8">
            <w:pPr>
              <w:rPr>
                <w:rFonts w:ascii="Tahoma" w:hAnsi="Tahoma" w:cs="Tahoma"/>
                <w:sz w:val="24"/>
                <w:szCs w:val="24"/>
              </w:rPr>
            </w:pPr>
            <w:r w:rsidRPr="007F74CA">
              <w:rPr>
                <w:rFonts w:ascii="Tahoma" w:eastAsia="Times New Roman" w:hAnsi="Tahoma" w:cs="Tahoma"/>
                <w:b/>
                <w:bCs/>
                <w:color w:val="000000"/>
                <w:sz w:val="24"/>
                <w:szCs w:val="24"/>
                <w:lang w:eastAsia="fr-FR"/>
              </w:rPr>
              <w:t>Variables</w:t>
            </w:r>
          </w:p>
        </w:tc>
        <w:tc>
          <w:tcPr>
            <w:tcW w:w="1993" w:type="pct"/>
            <w:shd w:val="clear" w:color="auto" w:fill="D9D9D9" w:themeFill="background1" w:themeFillShade="D9"/>
          </w:tcPr>
          <w:p w14:paraId="603ED924" w14:textId="77777777" w:rsidR="00FE5FCB" w:rsidRPr="007F74CA" w:rsidRDefault="00FE5FCB" w:rsidP="001376D8">
            <w:pPr>
              <w:jc w:val="center"/>
              <w:rPr>
                <w:rFonts w:ascii="Tahoma" w:hAnsi="Tahoma" w:cs="Tahoma"/>
                <w:sz w:val="24"/>
                <w:szCs w:val="24"/>
              </w:rPr>
            </w:pPr>
            <w:r w:rsidRPr="007F74CA">
              <w:rPr>
                <w:rFonts w:ascii="Tahoma" w:eastAsia="Times New Roman" w:hAnsi="Tahoma" w:cs="Tahoma"/>
                <w:b/>
                <w:bCs/>
                <w:color w:val="000000"/>
                <w:sz w:val="24"/>
                <w:szCs w:val="24"/>
                <w:lang w:eastAsia="fr-FR"/>
              </w:rPr>
              <w:t>Modalités</w:t>
            </w:r>
          </w:p>
        </w:tc>
        <w:tc>
          <w:tcPr>
            <w:tcW w:w="1540" w:type="pct"/>
            <w:shd w:val="clear" w:color="auto" w:fill="D9D9D9" w:themeFill="background1" w:themeFillShade="D9"/>
            <w:vAlign w:val="center"/>
          </w:tcPr>
          <w:p w14:paraId="661D2A9E" w14:textId="77777777" w:rsidR="00FE5FCB" w:rsidRPr="007F74CA" w:rsidRDefault="00FE5FCB" w:rsidP="001376D8">
            <w:pPr>
              <w:jc w:val="center"/>
              <w:rPr>
                <w:rFonts w:ascii="Tahoma" w:eastAsia="Times New Roman" w:hAnsi="Tahoma" w:cs="Tahoma"/>
                <w:b/>
                <w:bCs/>
                <w:color w:val="000000"/>
                <w:sz w:val="24"/>
                <w:szCs w:val="24"/>
                <w:lang w:eastAsia="fr-FR"/>
              </w:rPr>
            </w:pPr>
            <w:r w:rsidRPr="007F74CA">
              <w:rPr>
                <w:rFonts w:ascii="Tahoma" w:eastAsia="Times New Roman" w:hAnsi="Tahoma" w:cs="Tahoma"/>
                <w:b/>
                <w:bCs/>
                <w:color w:val="000000"/>
                <w:sz w:val="24"/>
                <w:szCs w:val="24"/>
                <w:lang w:eastAsia="fr-FR"/>
              </w:rPr>
              <w:t>CODES</w:t>
            </w:r>
          </w:p>
        </w:tc>
      </w:tr>
      <w:tr w:rsidR="00FE5FCB" w:rsidRPr="007F74CA" w14:paraId="49A4E11D" w14:textId="77777777" w:rsidTr="00FA2DB7">
        <w:trPr>
          <w:trHeight w:val="228"/>
        </w:trPr>
        <w:tc>
          <w:tcPr>
            <w:tcW w:w="263" w:type="pct"/>
          </w:tcPr>
          <w:p w14:paraId="730A0441" w14:textId="77777777" w:rsidR="00FE5FCB" w:rsidRPr="007F74CA" w:rsidRDefault="00FE5FCB" w:rsidP="001376D8">
            <w:pPr>
              <w:jc w:val="center"/>
              <w:rPr>
                <w:rFonts w:ascii="Tahoma" w:hAnsi="Tahoma" w:cs="Tahoma"/>
                <w:b/>
                <w:bCs/>
                <w:sz w:val="24"/>
                <w:szCs w:val="24"/>
              </w:rPr>
            </w:pPr>
            <w:r w:rsidRPr="007F74CA">
              <w:rPr>
                <w:rFonts w:ascii="Tahoma" w:hAnsi="Tahoma" w:cs="Tahoma"/>
                <w:b/>
                <w:bCs/>
                <w:sz w:val="24"/>
                <w:szCs w:val="24"/>
              </w:rPr>
              <w:t>1</w:t>
            </w:r>
          </w:p>
        </w:tc>
        <w:tc>
          <w:tcPr>
            <w:tcW w:w="1204" w:type="pct"/>
            <w:vAlign w:val="center"/>
          </w:tcPr>
          <w:p w14:paraId="625224A0" w14:textId="77777777" w:rsidR="00FE5FCB" w:rsidRPr="007F74CA" w:rsidRDefault="00FE5FCB" w:rsidP="001376D8">
            <w:pPr>
              <w:rPr>
                <w:rFonts w:ascii="Tahoma" w:hAnsi="Tahoma" w:cs="Tahoma"/>
                <w:b/>
                <w:bCs/>
                <w:sz w:val="24"/>
                <w:szCs w:val="24"/>
              </w:rPr>
            </w:pPr>
            <w:r w:rsidRPr="007728C5">
              <w:rPr>
                <w:rFonts w:ascii="Tahoma" w:hAnsi="Tahoma" w:cs="Tahoma"/>
                <w:b/>
                <w:bCs/>
                <w:sz w:val="24"/>
                <w:szCs w:val="24"/>
                <w:highlight w:val="yellow"/>
                <w:rPrChange w:id="2" w:author="Ousseynou MBAYE" w:date="2025-04-08T10:32:00Z">
                  <w:rPr>
                    <w:rFonts w:ascii="Tahoma" w:hAnsi="Tahoma" w:cs="Tahoma"/>
                    <w:b/>
                    <w:bCs/>
                    <w:sz w:val="24"/>
                    <w:szCs w:val="24"/>
                  </w:rPr>
                </w:rPrChange>
              </w:rPr>
              <w:t>Type de logement actuel ?</w:t>
            </w:r>
          </w:p>
        </w:tc>
        <w:tc>
          <w:tcPr>
            <w:tcW w:w="1993" w:type="pct"/>
            <w:vAlign w:val="bottom"/>
          </w:tcPr>
          <w:p w14:paraId="04540770" w14:textId="77777777" w:rsidR="00FE5FCB" w:rsidRPr="00FE5FCB" w:rsidRDefault="00FE5FCB" w:rsidP="001376D8">
            <w:pPr>
              <w:rPr>
                <w:rFonts w:ascii="Tahoma" w:hAnsi="Tahoma" w:cs="Tahoma"/>
                <w:color w:val="000000"/>
                <w:sz w:val="24"/>
                <w:szCs w:val="24"/>
                <w:lang w:val="fr-SN"/>
              </w:rPr>
            </w:pPr>
            <w:r w:rsidRPr="00FE5FCB">
              <w:rPr>
                <w:rFonts w:ascii="Tahoma" w:hAnsi="Tahoma" w:cs="Tahoma"/>
                <w:color w:val="000000"/>
                <w:sz w:val="24"/>
                <w:szCs w:val="24"/>
                <w:lang w:val="fr-SN"/>
              </w:rPr>
              <w:t>1. Case</w:t>
            </w:r>
          </w:p>
          <w:p w14:paraId="26AE0A16" w14:textId="77777777" w:rsidR="00FE5FCB" w:rsidRPr="00FE5FCB" w:rsidRDefault="00FE5FCB" w:rsidP="001376D8">
            <w:pPr>
              <w:rPr>
                <w:rFonts w:ascii="Tahoma" w:hAnsi="Tahoma" w:cs="Tahoma"/>
                <w:color w:val="000000"/>
                <w:sz w:val="24"/>
                <w:szCs w:val="24"/>
                <w:lang w:val="fr-SN"/>
              </w:rPr>
            </w:pPr>
            <w:r w:rsidRPr="00FE5FCB">
              <w:rPr>
                <w:rFonts w:ascii="Tahoma" w:hAnsi="Tahoma" w:cs="Tahoma"/>
                <w:color w:val="000000"/>
                <w:sz w:val="24"/>
                <w:szCs w:val="24"/>
                <w:lang w:val="fr-SN"/>
              </w:rPr>
              <w:t>2. Baraque</w:t>
            </w:r>
          </w:p>
          <w:p w14:paraId="7DC5C2E2" w14:textId="77777777" w:rsidR="00FE5FCB" w:rsidRPr="00FE5FCB" w:rsidRDefault="00FE5FCB" w:rsidP="001376D8">
            <w:pPr>
              <w:rPr>
                <w:rFonts w:ascii="Tahoma" w:hAnsi="Tahoma" w:cs="Tahoma"/>
                <w:color w:val="000000"/>
                <w:sz w:val="24"/>
                <w:szCs w:val="24"/>
                <w:lang w:val="fr-SN"/>
              </w:rPr>
            </w:pPr>
            <w:r w:rsidRPr="00FE5FCB">
              <w:rPr>
                <w:rFonts w:ascii="Tahoma" w:hAnsi="Tahoma" w:cs="Tahoma"/>
                <w:color w:val="000000"/>
                <w:sz w:val="24"/>
                <w:szCs w:val="24"/>
                <w:lang w:val="fr-SN"/>
              </w:rPr>
              <w:t>3. Maison basse</w:t>
            </w:r>
          </w:p>
          <w:p w14:paraId="26D25097" w14:textId="77777777" w:rsidR="00FE5FCB" w:rsidRPr="00FE5FCB" w:rsidRDefault="00FE5FCB" w:rsidP="001376D8">
            <w:pPr>
              <w:rPr>
                <w:rFonts w:ascii="Tahoma" w:hAnsi="Tahoma" w:cs="Tahoma"/>
                <w:color w:val="000000"/>
                <w:sz w:val="24"/>
                <w:szCs w:val="24"/>
                <w:lang w:val="fr-SN"/>
              </w:rPr>
            </w:pPr>
            <w:r w:rsidRPr="00FE5FCB">
              <w:rPr>
                <w:rFonts w:ascii="Tahoma" w:hAnsi="Tahoma" w:cs="Tahoma"/>
                <w:color w:val="000000"/>
                <w:sz w:val="24"/>
                <w:szCs w:val="24"/>
                <w:lang w:val="fr-SN"/>
              </w:rPr>
              <w:t>4. Maison à étage</w:t>
            </w:r>
          </w:p>
          <w:p w14:paraId="6D6A6753" w14:textId="77777777" w:rsidR="00FE5FCB" w:rsidRPr="00FE5FCB" w:rsidRDefault="00FE5FCB" w:rsidP="001376D8">
            <w:pPr>
              <w:rPr>
                <w:rFonts w:ascii="Tahoma" w:hAnsi="Tahoma" w:cs="Tahoma"/>
                <w:color w:val="000000"/>
                <w:sz w:val="24"/>
                <w:szCs w:val="24"/>
                <w:lang w:val="fr-SN"/>
              </w:rPr>
            </w:pPr>
            <w:r w:rsidRPr="00FE5FCB">
              <w:rPr>
                <w:rFonts w:ascii="Tahoma" w:hAnsi="Tahoma" w:cs="Tahoma"/>
                <w:color w:val="000000"/>
                <w:sz w:val="24"/>
                <w:szCs w:val="24"/>
                <w:lang w:val="fr-SN"/>
              </w:rPr>
              <w:t>5. Appartement dans un immeuble</w:t>
            </w:r>
          </w:p>
          <w:p w14:paraId="260ADD61" w14:textId="6B3D391D" w:rsidR="00FE5FCB" w:rsidRPr="00FE5FCB" w:rsidRDefault="00292136" w:rsidP="001376D8">
            <w:pPr>
              <w:rPr>
                <w:rFonts w:ascii="Tahoma" w:hAnsi="Tahoma" w:cs="Tahoma"/>
                <w:sz w:val="24"/>
                <w:szCs w:val="24"/>
                <w:lang w:val="fr-SN"/>
              </w:rPr>
            </w:pPr>
            <w:r>
              <w:rPr>
                <w:rFonts w:ascii="Tahoma" w:hAnsi="Tahoma" w:cs="Tahoma"/>
                <w:color w:val="000000"/>
                <w:sz w:val="24"/>
                <w:szCs w:val="24"/>
                <w:lang w:val="fr-SN"/>
              </w:rPr>
              <w:t>99</w:t>
            </w:r>
            <w:r w:rsidR="00FE5FCB" w:rsidRPr="00FE5FCB">
              <w:rPr>
                <w:rFonts w:ascii="Tahoma" w:hAnsi="Tahoma" w:cs="Tahoma"/>
                <w:color w:val="000000"/>
                <w:sz w:val="24"/>
                <w:szCs w:val="24"/>
                <w:lang w:val="fr-SN"/>
              </w:rPr>
              <w:t>. Autre à préciser</w:t>
            </w:r>
          </w:p>
        </w:tc>
        <w:tc>
          <w:tcPr>
            <w:tcW w:w="1540" w:type="pct"/>
            <w:vAlign w:val="center"/>
          </w:tcPr>
          <w:p w14:paraId="09DBA064" w14:textId="26C4EB46" w:rsidR="00FE5FCB" w:rsidRPr="007F74CA" w:rsidRDefault="00292136" w:rsidP="001376D8">
            <w:pPr>
              <w:jc w:val="center"/>
              <w:rPr>
                <w:rFonts w:ascii="Tahoma" w:hAnsi="Tahoma" w:cs="Tahoma"/>
                <w:color w:val="000000"/>
                <w:sz w:val="24"/>
                <w:szCs w:val="24"/>
              </w:rPr>
            </w:pPr>
            <w:r w:rsidRPr="007F74CA">
              <w:rPr>
                <w:rFonts w:ascii="Tahoma" w:hAnsi="Tahoma" w:cs="Tahoma"/>
                <w:color w:val="000000"/>
                <w:sz w:val="24"/>
                <w:szCs w:val="24"/>
              </w:rPr>
              <w:t>|_</w:t>
            </w:r>
            <w:r>
              <w:rPr>
                <w:rFonts w:ascii="Tahoma" w:hAnsi="Tahoma" w:cs="Tahoma"/>
                <w:color w:val="000000"/>
                <w:sz w:val="24"/>
                <w:szCs w:val="24"/>
              </w:rPr>
              <w:t>_</w:t>
            </w:r>
            <w:r w:rsidRPr="007F74CA">
              <w:rPr>
                <w:rFonts w:ascii="Tahoma" w:hAnsi="Tahoma" w:cs="Tahoma"/>
                <w:color w:val="000000"/>
                <w:sz w:val="24"/>
                <w:szCs w:val="24"/>
              </w:rPr>
              <w:t>|__|</w:t>
            </w:r>
          </w:p>
        </w:tc>
      </w:tr>
      <w:tr w:rsidR="00FE5FCB" w:rsidRPr="007F74CA" w14:paraId="1D9E1241" w14:textId="77777777" w:rsidTr="00FA2DB7">
        <w:trPr>
          <w:trHeight w:val="228"/>
        </w:trPr>
        <w:tc>
          <w:tcPr>
            <w:tcW w:w="263" w:type="pct"/>
          </w:tcPr>
          <w:p w14:paraId="555CE5A2" w14:textId="77777777" w:rsidR="00FE5FCB" w:rsidRPr="007F74CA" w:rsidRDefault="00FE5FCB" w:rsidP="001376D8">
            <w:pPr>
              <w:jc w:val="center"/>
              <w:rPr>
                <w:rFonts w:ascii="Tahoma" w:hAnsi="Tahoma" w:cs="Tahoma"/>
                <w:sz w:val="24"/>
                <w:szCs w:val="24"/>
              </w:rPr>
            </w:pPr>
            <w:r w:rsidRPr="007F74CA">
              <w:rPr>
                <w:rFonts w:ascii="Tahoma" w:hAnsi="Tahoma" w:cs="Tahoma"/>
                <w:b/>
                <w:bCs/>
                <w:sz w:val="24"/>
                <w:szCs w:val="24"/>
              </w:rPr>
              <w:t>2</w:t>
            </w:r>
          </w:p>
        </w:tc>
        <w:tc>
          <w:tcPr>
            <w:tcW w:w="1204" w:type="pct"/>
            <w:vAlign w:val="center"/>
          </w:tcPr>
          <w:p w14:paraId="67E2585B" w14:textId="77777777" w:rsidR="00FE5FCB" w:rsidRPr="00FE5FCB" w:rsidRDefault="00FE5FCB" w:rsidP="001376D8">
            <w:pPr>
              <w:rPr>
                <w:rFonts w:ascii="Tahoma" w:hAnsi="Tahoma" w:cs="Tahoma"/>
                <w:sz w:val="24"/>
                <w:szCs w:val="24"/>
                <w:lang w:val="fr-SN"/>
              </w:rPr>
            </w:pPr>
            <w:commentRangeStart w:id="3"/>
            <w:r w:rsidRPr="007728C5">
              <w:rPr>
                <w:rFonts w:ascii="Tahoma" w:hAnsi="Tahoma" w:cs="Tahoma"/>
                <w:b/>
                <w:bCs/>
                <w:sz w:val="24"/>
                <w:szCs w:val="24"/>
                <w:highlight w:val="yellow"/>
                <w:lang w:val="fr-SN"/>
                <w:rPrChange w:id="4" w:author="Ousseynou MBAYE" w:date="2025-04-08T10:33:00Z">
                  <w:rPr>
                    <w:rFonts w:ascii="Tahoma" w:hAnsi="Tahoma" w:cs="Tahoma"/>
                    <w:b/>
                    <w:bCs/>
                    <w:sz w:val="24"/>
                    <w:szCs w:val="24"/>
                    <w:lang w:val="fr-SN"/>
                  </w:rPr>
                </w:rPrChange>
              </w:rPr>
              <w:t xml:space="preserve">Quel est actuellement </w:t>
            </w:r>
            <w:commentRangeEnd w:id="3"/>
            <w:r w:rsidR="00734632" w:rsidRPr="007728C5">
              <w:rPr>
                <w:rStyle w:val="Marquedecommentaire"/>
                <w:highlight w:val="yellow"/>
                <w:rPrChange w:id="5" w:author="Ousseynou MBAYE" w:date="2025-04-08T10:33:00Z">
                  <w:rPr>
                    <w:rStyle w:val="Marquedecommentaire"/>
                  </w:rPr>
                </w:rPrChange>
              </w:rPr>
              <w:commentReference w:id="3"/>
            </w:r>
            <w:r w:rsidRPr="007728C5">
              <w:rPr>
                <w:rFonts w:ascii="Tahoma" w:hAnsi="Tahoma" w:cs="Tahoma"/>
                <w:b/>
                <w:bCs/>
                <w:sz w:val="24"/>
                <w:szCs w:val="24"/>
                <w:highlight w:val="yellow"/>
                <w:lang w:val="fr-SN"/>
                <w:rPrChange w:id="6" w:author="Ousseynou MBAYE" w:date="2025-04-08T10:33:00Z">
                  <w:rPr>
                    <w:rFonts w:ascii="Tahoma" w:hAnsi="Tahoma" w:cs="Tahoma"/>
                    <w:b/>
                    <w:bCs/>
                    <w:sz w:val="24"/>
                    <w:szCs w:val="24"/>
                    <w:lang w:val="fr-SN"/>
                  </w:rPr>
                </w:rPrChange>
              </w:rPr>
              <w:t>votre statut d'occupation ?</w:t>
            </w:r>
          </w:p>
        </w:tc>
        <w:tc>
          <w:tcPr>
            <w:tcW w:w="1993" w:type="pct"/>
          </w:tcPr>
          <w:p w14:paraId="73D5FE40" w14:textId="414E0853" w:rsidR="00FE5FCB" w:rsidRPr="00FE5FCB" w:rsidRDefault="00FE5FCB" w:rsidP="001376D8">
            <w:pPr>
              <w:rPr>
                <w:rFonts w:ascii="Tahoma" w:hAnsi="Tahoma" w:cs="Tahoma"/>
                <w:color w:val="000000"/>
                <w:sz w:val="24"/>
                <w:szCs w:val="24"/>
                <w:lang w:val="fr-SN"/>
              </w:rPr>
            </w:pPr>
            <w:r w:rsidRPr="00FE5FCB">
              <w:rPr>
                <w:rFonts w:ascii="Tahoma" w:hAnsi="Tahoma" w:cs="Tahoma"/>
                <w:color w:val="000000"/>
                <w:sz w:val="24"/>
                <w:szCs w:val="24"/>
                <w:lang w:val="fr-SN"/>
              </w:rPr>
              <w:t>1. Propriétaire</w:t>
            </w:r>
          </w:p>
          <w:p w14:paraId="7387D6C8" w14:textId="2306370C" w:rsidR="00FE5FCB" w:rsidRPr="00FE5FCB" w:rsidRDefault="00BA0D41" w:rsidP="001376D8">
            <w:pPr>
              <w:rPr>
                <w:rFonts w:ascii="Tahoma" w:hAnsi="Tahoma" w:cs="Tahoma"/>
                <w:color w:val="000000"/>
                <w:sz w:val="24"/>
                <w:szCs w:val="24"/>
                <w:lang w:val="fr-SN"/>
              </w:rPr>
            </w:pPr>
            <w:r>
              <w:rPr>
                <w:rFonts w:ascii="Tahoma" w:hAnsi="Tahoma" w:cs="Tahoma"/>
                <w:color w:val="000000"/>
                <w:sz w:val="24"/>
                <w:szCs w:val="24"/>
                <w:lang w:val="fr-SN"/>
              </w:rPr>
              <w:t>2</w:t>
            </w:r>
            <w:r w:rsidR="00FE5FCB" w:rsidRPr="00FE5FCB">
              <w:rPr>
                <w:rFonts w:ascii="Tahoma" w:hAnsi="Tahoma" w:cs="Tahoma"/>
                <w:color w:val="000000"/>
                <w:sz w:val="24"/>
                <w:szCs w:val="24"/>
                <w:lang w:val="fr-SN"/>
              </w:rPr>
              <w:t xml:space="preserve">. Copropriétaire </w:t>
            </w:r>
          </w:p>
          <w:p w14:paraId="3D47A879" w14:textId="393C8D95" w:rsidR="00FE5FCB" w:rsidRPr="00FE5FCB" w:rsidRDefault="00BA0D41" w:rsidP="001376D8">
            <w:pPr>
              <w:rPr>
                <w:rFonts w:ascii="Tahoma" w:hAnsi="Tahoma" w:cs="Tahoma"/>
                <w:color w:val="000000"/>
                <w:sz w:val="24"/>
                <w:szCs w:val="24"/>
                <w:lang w:val="fr-SN"/>
              </w:rPr>
            </w:pPr>
            <w:r>
              <w:rPr>
                <w:rFonts w:ascii="Tahoma" w:hAnsi="Tahoma" w:cs="Tahoma"/>
                <w:color w:val="000000"/>
                <w:sz w:val="24"/>
                <w:szCs w:val="24"/>
                <w:lang w:val="fr-SN"/>
              </w:rPr>
              <w:t>3</w:t>
            </w:r>
            <w:r w:rsidR="00FE5FCB" w:rsidRPr="00FE5FCB">
              <w:rPr>
                <w:rFonts w:ascii="Tahoma" w:hAnsi="Tahoma" w:cs="Tahoma"/>
                <w:color w:val="000000"/>
                <w:sz w:val="24"/>
                <w:szCs w:val="24"/>
                <w:lang w:val="fr-SN"/>
              </w:rPr>
              <w:t>. Locataire</w:t>
            </w:r>
            <w:r>
              <w:rPr>
                <w:rFonts w:ascii="Tahoma" w:hAnsi="Tahoma" w:cs="Tahoma"/>
                <w:color w:val="000000"/>
                <w:sz w:val="24"/>
                <w:szCs w:val="24"/>
                <w:lang w:val="fr-SN"/>
              </w:rPr>
              <w:t>/Colocataire</w:t>
            </w:r>
          </w:p>
          <w:p w14:paraId="01170081" w14:textId="06BB503C" w:rsidR="00FE5FCB" w:rsidRPr="00FE5FCB" w:rsidRDefault="00BA0D41" w:rsidP="001376D8">
            <w:pPr>
              <w:rPr>
                <w:rFonts w:ascii="Tahoma" w:hAnsi="Tahoma" w:cs="Tahoma"/>
                <w:color w:val="000000"/>
                <w:sz w:val="24"/>
                <w:szCs w:val="24"/>
                <w:lang w:val="fr-SN"/>
              </w:rPr>
            </w:pPr>
            <w:r>
              <w:rPr>
                <w:rFonts w:ascii="Tahoma" w:hAnsi="Tahoma" w:cs="Tahoma"/>
                <w:color w:val="000000"/>
                <w:sz w:val="24"/>
                <w:szCs w:val="24"/>
                <w:lang w:val="fr-SN"/>
              </w:rPr>
              <w:t>4</w:t>
            </w:r>
            <w:r w:rsidR="00FE5FCB" w:rsidRPr="00FE5FCB">
              <w:rPr>
                <w:rFonts w:ascii="Tahoma" w:hAnsi="Tahoma" w:cs="Tahoma"/>
                <w:color w:val="000000"/>
                <w:sz w:val="24"/>
                <w:szCs w:val="24"/>
                <w:lang w:val="fr-SN"/>
              </w:rPr>
              <w:t xml:space="preserve">. Logé </w:t>
            </w:r>
            <w:r>
              <w:rPr>
                <w:rFonts w:ascii="Tahoma" w:hAnsi="Tahoma" w:cs="Tahoma"/>
                <w:color w:val="000000"/>
                <w:sz w:val="24"/>
                <w:szCs w:val="24"/>
                <w:lang w:val="fr-SN"/>
              </w:rPr>
              <w:t>gratuitement</w:t>
            </w:r>
          </w:p>
          <w:p w14:paraId="769DF120" w14:textId="69A228D9" w:rsidR="00FE5FCB" w:rsidRPr="00FE5FCB" w:rsidRDefault="00292136" w:rsidP="008D5909">
            <w:pPr>
              <w:rPr>
                <w:rFonts w:ascii="Tahoma" w:hAnsi="Tahoma" w:cs="Tahoma"/>
                <w:sz w:val="24"/>
                <w:szCs w:val="24"/>
                <w:lang w:val="fr-SN"/>
              </w:rPr>
            </w:pPr>
            <w:r>
              <w:rPr>
                <w:rFonts w:ascii="Tahoma" w:hAnsi="Tahoma" w:cs="Tahoma"/>
                <w:color w:val="000000"/>
                <w:sz w:val="24"/>
                <w:szCs w:val="24"/>
                <w:lang w:val="fr-SN"/>
              </w:rPr>
              <w:t>99</w:t>
            </w:r>
            <w:r w:rsidR="00BA0D41">
              <w:rPr>
                <w:rFonts w:ascii="Tahoma" w:hAnsi="Tahoma" w:cs="Tahoma"/>
                <w:color w:val="000000"/>
                <w:sz w:val="24"/>
                <w:szCs w:val="24"/>
                <w:lang w:val="fr-SN"/>
              </w:rPr>
              <w:t>. Autre à préciser</w:t>
            </w:r>
          </w:p>
        </w:tc>
        <w:tc>
          <w:tcPr>
            <w:tcW w:w="1540" w:type="pct"/>
            <w:vAlign w:val="center"/>
          </w:tcPr>
          <w:p w14:paraId="24384439" w14:textId="40E3EE9D" w:rsidR="00FE5FCB" w:rsidRPr="007F74CA" w:rsidRDefault="00292136" w:rsidP="001376D8">
            <w:pPr>
              <w:jc w:val="center"/>
              <w:rPr>
                <w:rFonts w:ascii="Tahoma" w:hAnsi="Tahoma" w:cs="Tahoma"/>
                <w:color w:val="000000"/>
                <w:sz w:val="24"/>
                <w:szCs w:val="24"/>
              </w:rPr>
            </w:pPr>
            <w:r w:rsidRPr="007F74CA">
              <w:rPr>
                <w:rFonts w:ascii="Tahoma" w:hAnsi="Tahoma" w:cs="Tahoma"/>
                <w:color w:val="000000"/>
                <w:sz w:val="24"/>
                <w:szCs w:val="24"/>
              </w:rPr>
              <w:t>|_</w:t>
            </w:r>
            <w:r>
              <w:rPr>
                <w:rFonts w:ascii="Tahoma" w:hAnsi="Tahoma" w:cs="Tahoma"/>
                <w:color w:val="000000"/>
                <w:sz w:val="24"/>
                <w:szCs w:val="24"/>
              </w:rPr>
              <w:t>_</w:t>
            </w:r>
            <w:r w:rsidRPr="007F74CA">
              <w:rPr>
                <w:rFonts w:ascii="Tahoma" w:hAnsi="Tahoma" w:cs="Tahoma"/>
                <w:color w:val="000000"/>
                <w:sz w:val="24"/>
                <w:szCs w:val="24"/>
              </w:rPr>
              <w:t>|__|</w:t>
            </w:r>
          </w:p>
        </w:tc>
      </w:tr>
      <w:tr w:rsidR="00FE5FCB" w:rsidRPr="007F74CA" w14:paraId="37113E82" w14:textId="77777777" w:rsidTr="00FA2DB7">
        <w:trPr>
          <w:trHeight w:val="2073"/>
        </w:trPr>
        <w:tc>
          <w:tcPr>
            <w:tcW w:w="263" w:type="pct"/>
          </w:tcPr>
          <w:p w14:paraId="542F0F65" w14:textId="77777777" w:rsidR="00FE5FCB" w:rsidRPr="007F74CA" w:rsidRDefault="00FE5FCB" w:rsidP="001376D8">
            <w:pPr>
              <w:rPr>
                <w:rFonts w:ascii="Tahoma" w:hAnsi="Tahoma" w:cs="Tahoma"/>
                <w:sz w:val="24"/>
                <w:szCs w:val="24"/>
              </w:rPr>
            </w:pPr>
            <w:r w:rsidRPr="007F74CA">
              <w:rPr>
                <w:rFonts w:ascii="Tahoma" w:hAnsi="Tahoma" w:cs="Tahoma"/>
                <w:sz w:val="24"/>
                <w:szCs w:val="24"/>
              </w:rPr>
              <w:t>3</w:t>
            </w:r>
          </w:p>
        </w:tc>
        <w:tc>
          <w:tcPr>
            <w:tcW w:w="1204" w:type="pct"/>
            <w:vAlign w:val="center"/>
          </w:tcPr>
          <w:p w14:paraId="2C6E6FFB" w14:textId="2C343C83" w:rsidR="00FE5FCB" w:rsidRPr="00FE5FCB" w:rsidRDefault="00FE5FCB" w:rsidP="001376D8">
            <w:pPr>
              <w:rPr>
                <w:rFonts w:ascii="Tahoma" w:hAnsi="Tahoma" w:cs="Tahoma"/>
                <w:b/>
                <w:bCs/>
                <w:sz w:val="24"/>
                <w:szCs w:val="24"/>
                <w:lang w:val="fr-SN"/>
              </w:rPr>
            </w:pPr>
            <w:r w:rsidRPr="007728C5">
              <w:rPr>
                <w:rFonts w:ascii="Tahoma" w:hAnsi="Tahoma" w:cs="Tahoma"/>
                <w:b/>
                <w:bCs/>
                <w:sz w:val="24"/>
                <w:szCs w:val="24"/>
                <w:highlight w:val="yellow"/>
                <w:lang w:val="fr-SN"/>
                <w:rPrChange w:id="7" w:author="Ousseynou MBAYE" w:date="2025-04-08T10:34:00Z">
                  <w:rPr>
                    <w:rFonts w:ascii="Tahoma" w:hAnsi="Tahoma" w:cs="Tahoma"/>
                    <w:b/>
                    <w:bCs/>
                    <w:sz w:val="24"/>
                    <w:szCs w:val="24"/>
                    <w:lang w:val="fr-SN"/>
                  </w:rPr>
                </w:rPrChange>
              </w:rPr>
              <w:t>Quel type de sanitaire votre ménage utilise</w:t>
            </w:r>
            <w:r w:rsidRPr="00FE5FCB">
              <w:rPr>
                <w:rFonts w:ascii="Tahoma" w:hAnsi="Tahoma" w:cs="Tahoma"/>
                <w:b/>
                <w:bCs/>
                <w:sz w:val="24"/>
                <w:szCs w:val="24"/>
                <w:lang w:val="fr-SN"/>
              </w:rPr>
              <w:t>-t-il</w:t>
            </w:r>
            <w:r w:rsidR="002221F6">
              <w:rPr>
                <w:rFonts w:ascii="Tahoma" w:hAnsi="Tahoma" w:cs="Tahoma"/>
                <w:b/>
                <w:bCs/>
                <w:sz w:val="24"/>
                <w:szCs w:val="24"/>
                <w:lang w:val="fr-SN"/>
              </w:rPr>
              <w:t xml:space="preserve"> </w:t>
            </w:r>
            <w:r w:rsidRPr="00FE5FCB">
              <w:rPr>
                <w:rFonts w:ascii="Tahoma" w:hAnsi="Tahoma" w:cs="Tahoma"/>
                <w:b/>
                <w:bCs/>
                <w:sz w:val="24"/>
                <w:szCs w:val="24"/>
                <w:lang w:val="fr-SN"/>
              </w:rPr>
              <w:t>?</w:t>
            </w:r>
          </w:p>
        </w:tc>
        <w:tc>
          <w:tcPr>
            <w:tcW w:w="1993" w:type="pct"/>
          </w:tcPr>
          <w:p w14:paraId="23CAC54E" w14:textId="77777777" w:rsidR="00FE5FCB" w:rsidRPr="00FE5FCB" w:rsidRDefault="00FE5FCB" w:rsidP="00FA2DB7">
            <w:pPr>
              <w:rPr>
                <w:rFonts w:ascii="Tahoma" w:hAnsi="Tahoma" w:cs="Tahoma"/>
                <w:sz w:val="24"/>
                <w:szCs w:val="24"/>
                <w:lang w:val="fr-SN"/>
              </w:rPr>
            </w:pPr>
            <w:r w:rsidRPr="00FE5FCB">
              <w:rPr>
                <w:rFonts w:ascii="Tahoma" w:hAnsi="Tahoma" w:cs="Tahoma"/>
                <w:sz w:val="24"/>
                <w:szCs w:val="24"/>
                <w:lang w:val="fr-SN"/>
              </w:rPr>
              <w:t>1-W.C. intérieur avec chasse d'eau</w:t>
            </w:r>
          </w:p>
          <w:p w14:paraId="35000200" w14:textId="77777777" w:rsidR="00FE5FCB" w:rsidRPr="00FE5FCB" w:rsidRDefault="00FE5FCB" w:rsidP="00FA2DB7">
            <w:pPr>
              <w:rPr>
                <w:rFonts w:ascii="Tahoma" w:hAnsi="Tahoma" w:cs="Tahoma"/>
                <w:sz w:val="24"/>
                <w:szCs w:val="24"/>
                <w:lang w:val="fr-SN"/>
              </w:rPr>
            </w:pPr>
            <w:r w:rsidRPr="00FE5FCB">
              <w:rPr>
                <w:rFonts w:ascii="Tahoma" w:hAnsi="Tahoma" w:cs="Tahoma"/>
                <w:sz w:val="24"/>
                <w:szCs w:val="24"/>
                <w:lang w:val="fr-SN"/>
              </w:rPr>
              <w:t>2-W.C. exterieur avec chasse d'eau</w:t>
            </w:r>
          </w:p>
          <w:p w14:paraId="5C598A79" w14:textId="77777777" w:rsidR="00FE5FCB" w:rsidRPr="00FE5FCB" w:rsidRDefault="00FE5FCB" w:rsidP="00FA2DB7">
            <w:pPr>
              <w:rPr>
                <w:rFonts w:ascii="Tahoma" w:hAnsi="Tahoma" w:cs="Tahoma"/>
                <w:sz w:val="24"/>
                <w:szCs w:val="24"/>
                <w:lang w:val="fr-SN"/>
              </w:rPr>
            </w:pPr>
            <w:r w:rsidRPr="00FE5FCB">
              <w:rPr>
                <w:rFonts w:ascii="Tahoma" w:hAnsi="Tahoma" w:cs="Tahoma"/>
                <w:sz w:val="24"/>
                <w:szCs w:val="24"/>
                <w:lang w:val="fr-SN"/>
              </w:rPr>
              <w:t>3-W.C. intérieur chasse d'eau manuelle</w:t>
            </w:r>
          </w:p>
          <w:p w14:paraId="722220F1" w14:textId="77777777" w:rsidR="00FE5FCB" w:rsidRPr="00FE5FCB" w:rsidRDefault="00FE5FCB" w:rsidP="00FA2DB7">
            <w:pPr>
              <w:rPr>
                <w:rFonts w:ascii="Tahoma" w:hAnsi="Tahoma" w:cs="Tahoma"/>
                <w:sz w:val="24"/>
                <w:szCs w:val="24"/>
                <w:lang w:val="fr-SN"/>
              </w:rPr>
            </w:pPr>
            <w:r w:rsidRPr="00FE5FCB">
              <w:rPr>
                <w:rFonts w:ascii="Tahoma" w:hAnsi="Tahoma" w:cs="Tahoma"/>
                <w:sz w:val="24"/>
                <w:szCs w:val="24"/>
                <w:lang w:val="fr-SN"/>
              </w:rPr>
              <w:t>4-W.C. exterieur chasse d'eau manuelle</w:t>
            </w:r>
          </w:p>
          <w:p w14:paraId="2256A75A" w14:textId="77777777" w:rsidR="00FE5FCB" w:rsidRPr="00FE5FCB" w:rsidRDefault="00FE5FCB" w:rsidP="00FA2DB7">
            <w:pPr>
              <w:rPr>
                <w:rFonts w:ascii="Tahoma" w:hAnsi="Tahoma" w:cs="Tahoma"/>
                <w:sz w:val="24"/>
                <w:szCs w:val="24"/>
                <w:lang w:val="fr-SN"/>
              </w:rPr>
            </w:pPr>
            <w:r w:rsidRPr="00FE5FCB">
              <w:rPr>
                <w:rFonts w:ascii="Tahoma" w:hAnsi="Tahoma" w:cs="Tahoma"/>
                <w:sz w:val="24"/>
                <w:szCs w:val="24"/>
                <w:lang w:val="fr-SN"/>
              </w:rPr>
              <w:t>5-Latrines VIP (dallées, ventilées)</w:t>
            </w:r>
          </w:p>
          <w:p w14:paraId="715EED73" w14:textId="77777777" w:rsidR="00FE5FCB" w:rsidRPr="00FE5FCB" w:rsidRDefault="00FE5FCB" w:rsidP="0019242A">
            <w:pPr>
              <w:rPr>
                <w:rFonts w:ascii="Tahoma" w:hAnsi="Tahoma" w:cs="Tahoma"/>
                <w:sz w:val="24"/>
                <w:szCs w:val="24"/>
                <w:lang w:val="fr-SN"/>
              </w:rPr>
            </w:pPr>
            <w:r w:rsidRPr="00FE5FCB">
              <w:rPr>
                <w:rFonts w:ascii="Tahoma" w:hAnsi="Tahoma" w:cs="Tahoma"/>
                <w:sz w:val="24"/>
                <w:szCs w:val="24"/>
                <w:lang w:val="fr-SN"/>
              </w:rPr>
              <w:t>6-Latrines ECOSAN (dallées, couvertes)</w:t>
            </w:r>
          </w:p>
          <w:p w14:paraId="61C85919" w14:textId="77777777" w:rsidR="00FE5FCB" w:rsidRPr="00FE5FCB" w:rsidRDefault="00FE5FCB" w:rsidP="000B7C9C">
            <w:pPr>
              <w:rPr>
                <w:rFonts w:ascii="Tahoma" w:hAnsi="Tahoma" w:cs="Tahoma"/>
                <w:sz w:val="24"/>
                <w:szCs w:val="24"/>
                <w:lang w:val="fr-SN"/>
              </w:rPr>
            </w:pPr>
            <w:r w:rsidRPr="00FE5FCB">
              <w:rPr>
                <w:rFonts w:ascii="Tahoma" w:hAnsi="Tahoma" w:cs="Tahoma"/>
                <w:sz w:val="24"/>
                <w:szCs w:val="24"/>
                <w:lang w:val="fr-SN"/>
              </w:rPr>
              <w:t>7-Latrines SANPLAT (dallées, non couvertes)</w:t>
            </w:r>
          </w:p>
          <w:p w14:paraId="5E0F0BE4" w14:textId="77777777" w:rsidR="00FE5FCB" w:rsidRPr="00FE5FCB" w:rsidRDefault="00FE5FCB" w:rsidP="000B7C9C">
            <w:pPr>
              <w:rPr>
                <w:rFonts w:ascii="Tahoma" w:hAnsi="Tahoma" w:cs="Tahoma"/>
                <w:sz w:val="24"/>
                <w:szCs w:val="24"/>
                <w:lang w:val="fr-SN"/>
              </w:rPr>
            </w:pPr>
            <w:r w:rsidRPr="00FE5FCB">
              <w:rPr>
                <w:rFonts w:ascii="Tahoma" w:hAnsi="Tahoma" w:cs="Tahoma"/>
                <w:sz w:val="24"/>
                <w:szCs w:val="24"/>
                <w:lang w:val="fr-SN"/>
              </w:rPr>
              <w:t>8. Latrines dallées simplement</w:t>
            </w:r>
          </w:p>
          <w:p w14:paraId="024814AE" w14:textId="77777777" w:rsidR="00FE5FCB" w:rsidRPr="00FE5FCB" w:rsidRDefault="00FE5FCB" w:rsidP="00FA2DB7">
            <w:pPr>
              <w:rPr>
                <w:rFonts w:ascii="Tahoma" w:hAnsi="Tahoma" w:cs="Tahoma"/>
                <w:sz w:val="24"/>
                <w:szCs w:val="24"/>
                <w:lang w:val="fr-SN"/>
              </w:rPr>
            </w:pPr>
            <w:r w:rsidRPr="00FE5FCB">
              <w:rPr>
                <w:rFonts w:ascii="Tahoma" w:hAnsi="Tahoma" w:cs="Tahoma"/>
                <w:sz w:val="24"/>
                <w:szCs w:val="24"/>
                <w:lang w:val="fr-SN"/>
              </w:rPr>
              <w:t>9. Fosse rudimentaire/trou ouvert</w:t>
            </w:r>
          </w:p>
          <w:p w14:paraId="224E0B70" w14:textId="77777777" w:rsidR="00FE5FCB" w:rsidRPr="00FE5FCB" w:rsidRDefault="00FE5FCB" w:rsidP="00FA2DB7">
            <w:pPr>
              <w:rPr>
                <w:rFonts w:ascii="Tahoma" w:hAnsi="Tahoma" w:cs="Tahoma"/>
                <w:sz w:val="24"/>
                <w:szCs w:val="24"/>
                <w:lang w:val="fr-SN"/>
              </w:rPr>
            </w:pPr>
            <w:r w:rsidRPr="00FE5FCB">
              <w:rPr>
                <w:rFonts w:ascii="Tahoma" w:hAnsi="Tahoma" w:cs="Tahoma"/>
                <w:sz w:val="24"/>
                <w:szCs w:val="24"/>
                <w:lang w:val="fr-SN"/>
              </w:rPr>
              <w:t>10. Toilettes publiques</w:t>
            </w:r>
          </w:p>
          <w:p w14:paraId="27199252" w14:textId="77777777" w:rsidR="00FE5FCB" w:rsidRPr="00FE5FCB" w:rsidRDefault="00FE5FCB" w:rsidP="00FA2DB7">
            <w:pPr>
              <w:rPr>
                <w:rFonts w:ascii="Tahoma" w:hAnsi="Tahoma" w:cs="Tahoma"/>
                <w:sz w:val="24"/>
                <w:szCs w:val="24"/>
                <w:lang w:val="fr-SN"/>
              </w:rPr>
            </w:pPr>
            <w:r w:rsidRPr="00FE5FCB">
              <w:rPr>
                <w:rFonts w:ascii="Tahoma" w:hAnsi="Tahoma" w:cs="Tahoma"/>
                <w:sz w:val="24"/>
                <w:szCs w:val="24"/>
                <w:lang w:val="fr-SN"/>
              </w:rPr>
              <w:t>11. Aucune toilette (dans la nature)</w:t>
            </w:r>
          </w:p>
          <w:p w14:paraId="1B0F1AF9" w14:textId="2E9EC35F" w:rsidR="00FE5FCB" w:rsidRPr="007F74CA" w:rsidRDefault="00292136" w:rsidP="00FA2DB7">
            <w:pPr>
              <w:rPr>
                <w:rFonts w:ascii="Tahoma" w:hAnsi="Tahoma" w:cs="Tahoma"/>
                <w:sz w:val="24"/>
                <w:szCs w:val="24"/>
              </w:rPr>
            </w:pPr>
            <w:r>
              <w:rPr>
                <w:rFonts w:ascii="Tahoma" w:hAnsi="Tahoma" w:cs="Tahoma"/>
                <w:sz w:val="24"/>
                <w:szCs w:val="24"/>
              </w:rPr>
              <w:t>99</w:t>
            </w:r>
            <w:r w:rsidR="00FE5FCB" w:rsidRPr="007F74CA">
              <w:rPr>
                <w:rFonts w:ascii="Tahoma" w:hAnsi="Tahoma" w:cs="Tahoma"/>
                <w:sz w:val="24"/>
                <w:szCs w:val="24"/>
              </w:rPr>
              <w:t xml:space="preserve">. </w:t>
            </w:r>
            <w:r w:rsidRPr="00FE5FCB">
              <w:rPr>
                <w:rFonts w:ascii="Tahoma" w:hAnsi="Tahoma" w:cs="Tahoma"/>
                <w:color w:val="000000"/>
                <w:sz w:val="24"/>
                <w:szCs w:val="24"/>
                <w:lang w:val="fr-SN"/>
              </w:rPr>
              <w:t xml:space="preserve"> Autre à préciser</w:t>
            </w:r>
          </w:p>
        </w:tc>
        <w:tc>
          <w:tcPr>
            <w:tcW w:w="1540" w:type="pct"/>
            <w:vAlign w:val="center"/>
          </w:tcPr>
          <w:p w14:paraId="2D8A8B5D" w14:textId="1BB9E629" w:rsidR="00FE5FCB" w:rsidRPr="007F74CA" w:rsidRDefault="00292136" w:rsidP="001376D8">
            <w:pPr>
              <w:spacing w:after="200"/>
              <w:jc w:val="center"/>
              <w:rPr>
                <w:rFonts w:ascii="Tahoma" w:hAnsi="Tahoma" w:cs="Tahoma"/>
                <w:sz w:val="24"/>
                <w:szCs w:val="24"/>
              </w:rPr>
            </w:pPr>
            <w:r w:rsidRPr="007F74CA">
              <w:rPr>
                <w:rFonts w:ascii="Tahoma" w:hAnsi="Tahoma" w:cs="Tahoma"/>
                <w:color w:val="000000"/>
                <w:sz w:val="24"/>
                <w:szCs w:val="24"/>
              </w:rPr>
              <w:t>|_</w:t>
            </w:r>
            <w:r>
              <w:rPr>
                <w:rFonts w:ascii="Tahoma" w:hAnsi="Tahoma" w:cs="Tahoma"/>
                <w:color w:val="000000"/>
                <w:sz w:val="24"/>
                <w:szCs w:val="24"/>
              </w:rPr>
              <w:t>_</w:t>
            </w:r>
            <w:r w:rsidRPr="007F74CA">
              <w:rPr>
                <w:rFonts w:ascii="Tahoma" w:hAnsi="Tahoma" w:cs="Tahoma"/>
                <w:color w:val="000000"/>
                <w:sz w:val="24"/>
                <w:szCs w:val="24"/>
              </w:rPr>
              <w:t>|__|</w:t>
            </w:r>
          </w:p>
        </w:tc>
      </w:tr>
      <w:tr w:rsidR="00FE5FCB" w:rsidRPr="007F74CA" w14:paraId="28AAC4CA" w14:textId="77777777" w:rsidTr="00FA2DB7">
        <w:trPr>
          <w:trHeight w:val="1814"/>
        </w:trPr>
        <w:tc>
          <w:tcPr>
            <w:tcW w:w="263" w:type="pct"/>
          </w:tcPr>
          <w:p w14:paraId="2B97E542" w14:textId="77777777" w:rsidR="00FE5FCB" w:rsidRPr="007F74CA" w:rsidRDefault="00FE5FCB" w:rsidP="001376D8">
            <w:pPr>
              <w:rPr>
                <w:rFonts w:ascii="Tahoma" w:hAnsi="Tahoma" w:cs="Tahoma"/>
                <w:sz w:val="24"/>
                <w:szCs w:val="24"/>
              </w:rPr>
            </w:pPr>
            <w:r w:rsidRPr="007F74CA">
              <w:rPr>
                <w:rFonts w:ascii="Tahoma" w:hAnsi="Tahoma" w:cs="Tahoma"/>
                <w:sz w:val="24"/>
                <w:szCs w:val="24"/>
              </w:rPr>
              <w:t>4</w:t>
            </w:r>
          </w:p>
        </w:tc>
        <w:tc>
          <w:tcPr>
            <w:tcW w:w="1204" w:type="pct"/>
            <w:vAlign w:val="center"/>
          </w:tcPr>
          <w:p w14:paraId="7D42DB42" w14:textId="1FC1466C" w:rsidR="00FE5FCB" w:rsidRPr="00FE5FCB" w:rsidRDefault="00FE5FCB" w:rsidP="001376D8">
            <w:pPr>
              <w:rPr>
                <w:rFonts w:ascii="Tahoma" w:hAnsi="Tahoma" w:cs="Tahoma"/>
                <w:b/>
                <w:bCs/>
                <w:sz w:val="24"/>
                <w:szCs w:val="24"/>
                <w:lang w:val="fr-SN"/>
              </w:rPr>
            </w:pPr>
            <w:r w:rsidRPr="007728C5">
              <w:rPr>
                <w:rFonts w:ascii="Tahoma" w:hAnsi="Tahoma" w:cs="Tahoma"/>
                <w:b/>
                <w:bCs/>
                <w:sz w:val="24"/>
                <w:szCs w:val="24"/>
                <w:highlight w:val="yellow"/>
                <w:lang w:val="fr-SN"/>
                <w:rPrChange w:id="8" w:author="Ousseynou MBAYE" w:date="2025-04-08T10:43:00Z">
                  <w:rPr>
                    <w:rFonts w:ascii="Tahoma" w:hAnsi="Tahoma" w:cs="Tahoma"/>
                    <w:b/>
                    <w:bCs/>
                    <w:sz w:val="24"/>
                    <w:szCs w:val="24"/>
                    <w:lang w:val="fr-SN"/>
                  </w:rPr>
                </w:rPrChange>
              </w:rPr>
              <w:t>Comment votre ménage se débarrasse-t-il</w:t>
            </w:r>
            <w:r w:rsidR="00D929D8" w:rsidRPr="007728C5">
              <w:rPr>
                <w:rFonts w:ascii="Tahoma" w:hAnsi="Tahoma" w:cs="Tahoma"/>
                <w:b/>
                <w:bCs/>
                <w:sz w:val="24"/>
                <w:szCs w:val="24"/>
                <w:highlight w:val="yellow"/>
                <w:lang w:val="fr-SN"/>
                <w:rPrChange w:id="9" w:author="Ousseynou MBAYE" w:date="2025-04-08T10:43:00Z">
                  <w:rPr>
                    <w:rFonts w:ascii="Tahoma" w:hAnsi="Tahoma" w:cs="Tahoma"/>
                    <w:b/>
                    <w:bCs/>
                    <w:sz w:val="24"/>
                    <w:szCs w:val="24"/>
                    <w:lang w:val="fr-SN"/>
                  </w:rPr>
                </w:rPrChange>
              </w:rPr>
              <w:t xml:space="preserve"> principalement</w:t>
            </w:r>
            <w:r w:rsidRPr="007728C5">
              <w:rPr>
                <w:rFonts w:ascii="Tahoma" w:hAnsi="Tahoma" w:cs="Tahoma"/>
                <w:b/>
                <w:bCs/>
                <w:sz w:val="24"/>
                <w:szCs w:val="24"/>
                <w:highlight w:val="yellow"/>
                <w:lang w:val="fr-SN"/>
                <w:rPrChange w:id="10" w:author="Ousseynou MBAYE" w:date="2025-04-08T10:43:00Z">
                  <w:rPr>
                    <w:rFonts w:ascii="Tahoma" w:hAnsi="Tahoma" w:cs="Tahoma"/>
                    <w:b/>
                    <w:bCs/>
                    <w:sz w:val="24"/>
                    <w:szCs w:val="24"/>
                    <w:lang w:val="fr-SN"/>
                  </w:rPr>
                </w:rPrChange>
              </w:rPr>
              <w:t xml:space="preserve"> de ses ordures ménagères ?</w:t>
            </w:r>
          </w:p>
        </w:tc>
        <w:tc>
          <w:tcPr>
            <w:tcW w:w="1993" w:type="pct"/>
          </w:tcPr>
          <w:p w14:paraId="08E25B5B" w14:textId="77777777" w:rsidR="00FE5FCB" w:rsidRPr="00FE5FCB" w:rsidRDefault="00FE5FCB" w:rsidP="001376D8">
            <w:pPr>
              <w:rPr>
                <w:rFonts w:ascii="Tahoma" w:hAnsi="Tahoma" w:cs="Tahoma"/>
                <w:sz w:val="24"/>
                <w:szCs w:val="24"/>
                <w:lang w:val="fr-SN"/>
              </w:rPr>
            </w:pPr>
            <w:r w:rsidRPr="00FE5FCB">
              <w:rPr>
                <w:rFonts w:ascii="Tahoma" w:hAnsi="Tahoma" w:cs="Tahoma"/>
                <w:sz w:val="24"/>
                <w:szCs w:val="24"/>
                <w:lang w:val="fr-SN"/>
              </w:rPr>
              <w:t>1-Ramassage</w:t>
            </w:r>
          </w:p>
          <w:p w14:paraId="6ED76695" w14:textId="77777777" w:rsidR="00FE5FCB" w:rsidRPr="00FE5FCB" w:rsidRDefault="00FE5FCB" w:rsidP="001376D8">
            <w:pPr>
              <w:rPr>
                <w:rFonts w:ascii="Tahoma" w:hAnsi="Tahoma" w:cs="Tahoma"/>
                <w:sz w:val="24"/>
                <w:szCs w:val="24"/>
                <w:lang w:val="fr-SN"/>
              </w:rPr>
            </w:pPr>
            <w:r w:rsidRPr="00FE5FCB">
              <w:rPr>
                <w:rFonts w:ascii="Tahoma" w:hAnsi="Tahoma" w:cs="Tahoma"/>
                <w:sz w:val="24"/>
                <w:szCs w:val="24"/>
                <w:lang w:val="fr-SN"/>
              </w:rPr>
              <w:t>2-Dépôtoir sauvage</w:t>
            </w:r>
          </w:p>
          <w:p w14:paraId="588748A1" w14:textId="77777777" w:rsidR="00FE5FCB" w:rsidRPr="00FE5FCB" w:rsidRDefault="00FE5FCB" w:rsidP="001376D8">
            <w:pPr>
              <w:rPr>
                <w:rFonts w:ascii="Tahoma" w:hAnsi="Tahoma" w:cs="Tahoma"/>
                <w:sz w:val="24"/>
                <w:szCs w:val="24"/>
                <w:lang w:val="fr-SN"/>
              </w:rPr>
            </w:pPr>
            <w:r w:rsidRPr="00FE5FCB">
              <w:rPr>
                <w:rFonts w:ascii="Tahoma" w:hAnsi="Tahoma" w:cs="Tahoma"/>
                <w:sz w:val="24"/>
                <w:szCs w:val="24"/>
                <w:lang w:val="fr-SN"/>
              </w:rPr>
              <w:t>3-Dépôtoir public</w:t>
            </w:r>
          </w:p>
          <w:p w14:paraId="58FA34E9" w14:textId="77777777" w:rsidR="00FE5FCB" w:rsidRPr="00FE5FCB" w:rsidRDefault="00FE5FCB" w:rsidP="001376D8">
            <w:pPr>
              <w:rPr>
                <w:rFonts w:ascii="Tahoma" w:hAnsi="Tahoma" w:cs="Tahoma"/>
                <w:sz w:val="24"/>
                <w:szCs w:val="24"/>
                <w:lang w:val="fr-SN"/>
              </w:rPr>
            </w:pPr>
            <w:r w:rsidRPr="00FE5FCB">
              <w:rPr>
                <w:rFonts w:ascii="Tahoma" w:hAnsi="Tahoma" w:cs="Tahoma"/>
                <w:sz w:val="24"/>
                <w:szCs w:val="24"/>
                <w:lang w:val="fr-SN"/>
              </w:rPr>
              <w:t>4-Brulés par le ménage</w:t>
            </w:r>
          </w:p>
          <w:p w14:paraId="11CCA21E" w14:textId="77777777" w:rsidR="00FE5FCB" w:rsidRPr="00FE5FCB" w:rsidRDefault="00FE5FCB" w:rsidP="001376D8">
            <w:pPr>
              <w:rPr>
                <w:rFonts w:ascii="Tahoma" w:hAnsi="Tahoma" w:cs="Tahoma"/>
                <w:sz w:val="24"/>
                <w:szCs w:val="24"/>
                <w:lang w:val="fr-SN"/>
              </w:rPr>
            </w:pPr>
            <w:r w:rsidRPr="00FE5FCB">
              <w:rPr>
                <w:rFonts w:ascii="Tahoma" w:hAnsi="Tahoma" w:cs="Tahoma"/>
                <w:sz w:val="24"/>
                <w:szCs w:val="24"/>
                <w:lang w:val="fr-SN"/>
              </w:rPr>
              <w:t>5- Enterrées par le ménage</w:t>
            </w:r>
          </w:p>
          <w:p w14:paraId="727419B5" w14:textId="45BF73C8" w:rsidR="00FE5FCB" w:rsidRPr="00FE5FCB" w:rsidRDefault="00292136" w:rsidP="001376D8">
            <w:pPr>
              <w:rPr>
                <w:rFonts w:ascii="Tahoma" w:hAnsi="Tahoma" w:cs="Tahoma"/>
                <w:sz w:val="24"/>
                <w:szCs w:val="24"/>
                <w:lang w:val="fr-SN"/>
              </w:rPr>
            </w:pPr>
            <w:r>
              <w:rPr>
                <w:rFonts w:ascii="Tahoma" w:hAnsi="Tahoma" w:cs="Tahoma"/>
                <w:sz w:val="24"/>
                <w:szCs w:val="24"/>
                <w:lang w:val="fr-SN"/>
              </w:rPr>
              <w:t>99</w:t>
            </w:r>
            <w:r w:rsidR="00FE5FCB" w:rsidRPr="00FE5FCB">
              <w:rPr>
                <w:rFonts w:ascii="Tahoma" w:hAnsi="Tahoma" w:cs="Tahoma"/>
                <w:sz w:val="24"/>
                <w:szCs w:val="24"/>
                <w:lang w:val="fr-SN"/>
              </w:rPr>
              <w:t>-Autre à préciser</w:t>
            </w:r>
          </w:p>
        </w:tc>
        <w:tc>
          <w:tcPr>
            <w:tcW w:w="1540" w:type="pct"/>
            <w:vAlign w:val="center"/>
          </w:tcPr>
          <w:p w14:paraId="6B0B3986" w14:textId="5CC9A508" w:rsidR="00FE5FCB" w:rsidRPr="007F74CA" w:rsidRDefault="00292136" w:rsidP="001376D8">
            <w:pPr>
              <w:jc w:val="center"/>
              <w:rPr>
                <w:rFonts w:ascii="Tahoma" w:hAnsi="Tahoma" w:cs="Tahoma"/>
                <w:sz w:val="24"/>
                <w:szCs w:val="24"/>
              </w:rPr>
            </w:pPr>
            <w:r w:rsidRPr="007F74CA">
              <w:rPr>
                <w:rFonts w:ascii="Tahoma" w:hAnsi="Tahoma" w:cs="Tahoma"/>
                <w:color w:val="000000"/>
                <w:sz w:val="24"/>
                <w:szCs w:val="24"/>
              </w:rPr>
              <w:t>|_</w:t>
            </w:r>
            <w:r>
              <w:rPr>
                <w:rFonts w:ascii="Tahoma" w:hAnsi="Tahoma" w:cs="Tahoma"/>
                <w:color w:val="000000"/>
                <w:sz w:val="24"/>
                <w:szCs w:val="24"/>
              </w:rPr>
              <w:t>_</w:t>
            </w:r>
            <w:r w:rsidRPr="007F74CA">
              <w:rPr>
                <w:rFonts w:ascii="Tahoma" w:hAnsi="Tahoma" w:cs="Tahoma"/>
                <w:color w:val="000000"/>
                <w:sz w:val="24"/>
                <w:szCs w:val="24"/>
              </w:rPr>
              <w:t>|__|</w:t>
            </w:r>
          </w:p>
        </w:tc>
      </w:tr>
      <w:tr w:rsidR="00FE5FCB" w:rsidRPr="007F74CA" w14:paraId="3D00307B" w14:textId="77777777" w:rsidTr="00FA2DB7">
        <w:trPr>
          <w:trHeight w:val="228"/>
        </w:trPr>
        <w:tc>
          <w:tcPr>
            <w:tcW w:w="263" w:type="pct"/>
          </w:tcPr>
          <w:p w14:paraId="3A4C3DA5" w14:textId="77777777" w:rsidR="00FE5FCB" w:rsidRPr="007F74CA" w:rsidRDefault="00FE5FCB" w:rsidP="001376D8">
            <w:pPr>
              <w:rPr>
                <w:rFonts w:ascii="Tahoma" w:hAnsi="Tahoma" w:cs="Tahoma"/>
                <w:sz w:val="24"/>
                <w:szCs w:val="24"/>
              </w:rPr>
            </w:pPr>
            <w:r w:rsidRPr="007F74CA">
              <w:rPr>
                <w:rFonts w:ascii="Tahoma" w:hAnsi="Tahoma" w:cs="Tahoma"/>
                <w:sz w:val="24"/>
                <w:szCs w:val="24"/>
              </w:rPr>
              <w:t>5</w:t>
            </w:r>
          </w:p>
        </w:tc>
        <w:tc>
          <w:tcPr>
            <w:tcW w:w="1204" w:type="pct"/>
            <w:vAlign w:val="center"/>
          </w:tcPr>
          <w:p w14:paraId="19E5A8A1" w14:textId="77777777" w:rsidR="00FE5FCB" w:rsidRPr="00FE5FCB" w:rsidRDefault="00FE5FCB" w:rsidP="001376D8">
            <w:pPr>
              <w:rPr>
                <w:rFonts w:ascii="Tahoma" w:hAnsi="Tahoma" w:cs="Tahoma"/>
                <w:b/>
                <w:bCs/>
                <w:sz w:val="24"/>
                <w:szCs w:val="24"/>
                <w:lang w:val="fr-SN"/>
              </w:rPr>
            </w:pPr>
            <w:r w:rsidRPr="00C3319F">
              <w:rPr>
                <w:rFonts w:ascii="Tahoma" w:hAnsi="Tahoma" w:cs="Tahoma"/>
                <w:b/>
                <w:bCs/>
                <w:sz w:val="24"/>
                <w:szCs w:val="24"/>
                <w:highlight w:val="yellow"/>
                <w:lang w:val="fr-SN"/>
                <w:rPrChange w:id="11" w:author="Ousseynou MBAYE" w:date="2025-04-08T10:53:00Z">
                  <w:rPr>
                    <w:rFonts w:ascii="Tahoma" w:hAnsi="Tahoma" w:cs="Tahoma"/>
                    <w:b/>
                    <w:bCs/>
                    <w:sz w:val="24"/>
                    <w:szCs w:val="24"/>
                    <w:lang w:val="fr-SN"/>
                  </w:rPr>
                </w:rPrChange>
              </w:rPr>
              <w:t>Quel est le principal mode d'évacuation des eaux usées du ménage ?</w:t>
            </w:r>
          </w:p>
        </w:tc>
        <w:tc>
          <w:tcPr>
            <w:tcW w:w="1993" w:type="pct"/>
          </w:tcPr>
          <w:p w14:paraId="1A82D91F" w14:textId="77777777" w:rsidR="00FE5FCB" w:rsidRPr="00FE5FCB" w:rsidRDefault="00FE5FCB" w:rsidP="001376D8">
            <w:pPr>
              <w:jc w:val="both"/>
              <w:rPr>
                <w:rFonts w:ascii="Tahoma" w:hAnsi="Tahoma" w:cs="Tahoma"/>
                <w:sz w:val="24"/>
                <w:szCs w:val="24"/>
                <w:lang w:val="fr-SN"/>
              </w:rPr>
            </w:pPr>
            <w:r w:rsidRPr="00FE5FCB">
              <w:rPr>
                <w:rFonts w:ascii="Tahoma" w:hAnsi="Tahoma" w:cs="Tahoma"/>
                <w:sz w:val="24"/>
                <w:szCs w:val="24"/>
                <w:lang w:val="fr-SN"/>
              </w:rPr>
              <w:t>1-Egout</w:t>
            </w:r>
          </w:p>
          <w:p w14:paraId="28D02952" w14:textId="77777777" w:rsidR="00FE5FCB" w:rsidRPr="00FE5FCB" w:rsidRDefault="00FE5FCB" w:rsidP="001376D8">
            <w:pPr>
              <w:jc w:val="both"/>
              <w:rPr>
                <w:rFonts w:ascii="Tahoma" w:hAnsi="Tahoma" w:cs="Tahoma"/>
                <w:sz w:val="24"/>
                <w:szCs w:val="24"/>
                <w:lang w:val="fr-SN"/>
              </w:rPr>
            </w:pPr>
            <w:r w:rsidRPr="00FE5FCB">
              <w:rPr>
                <w:rFonts w:ascii="Tahoma" w:hAnsi="Tahoma" w:cs="Tahoma"/>
                <w:sz w:val="24"/>
                <w:szCs w:val="24"/>
                <w:lang w:val="fr-SN"/>
              </w:rPr>
              <w:t>2-Puisard (fosse moderne)</w:t>
            </w:r>
          </w:p>
          <w:p w14:paraId="54CDE4F6" w14:textId="77777777" w:rsidR="00FE5FCB" w:rsidRPr="00FE5FCB" w:rsidRDefault="00FE5FCB" w:rsidP="001376D8">
            <w:pPr>
              <w:jc w:val="both"/>
              <w:rPr>
                <w:rFonts w:ascii="Tahoma" w:hAnsi="Tahoma" w:cs="Tahoma"/>
                <w:sz w:val="24"/>
                <w:szCs w:val="24"/>
                <w:lang w:val="fr-SN"/>
              </w:rPr>
            </w:pPr>
            <w:r w:rsidRPr="00FE5FCB">
              <w:rPr>
                <w:rFonts w:ascii="Tahoma" w:hAnsi="Tahoma" w:cs="Tahoma"/>
                <w:sz w:val="24"/>
                <w:szCs w:val="24"/>
                <w:lang w:val="fr-SN"/>
              </w:rPr>
              <w:t>3-Trou dans la parcelle</w:t>
            </w:r>
          </w:p>
          <w:p w14:paraId="79D597B7" w14:textId="77777777" w:rsidR="00FE5FCB" w:rsidRPr="00FE5FCB" w:rsidRDefault="00FE5FCB" w:rsidP="001376D8">
            <w:pPr>
              <w:jc w:val="both"/>
              <w:rPr>
                <w:rFonts w:ascii="Tahoma" w:hAnsi="Tahoma" w:cs="Tahoma"/>
                <w:sz w:val="24"/>
                <w:szCs w:val="24"/>
                <w:lang w:val="fr-SN"/>
              </w:rPr>
            </w:pPr>
            <w:r w:rsidRPr="00FE5FCB">
              <w:rPr>
                <w:rFonts w:ascii="Tahoma" w:hAnsi="Tahoma" w:cs="Tahoma"/>
                <w:sz w:val="24"/>
                <w:szCs w:val="24"/>
                <w:lang w:val="fr-SN"/>
              </w:rPr>
              <w:t>4-Dans la rue/nature</w:t>
            </w:r>
          </w:p>
          <w:p w14:paraId="7BBF0E4D" w14:textId="3ECD1AE5" w:rsidR="00FE5FCB" w:rsidRPr="00FE5FCB" w:rsidRDefault="00292136" w:rsidP="001376D8">
            <w:pPr>
              <w:jc w:val="both"/>
              <w:rPr>
                <w:rFonts w:ascii="Tahoma" w:hAnsi="Tahoma" w:cs="Tahoma"/>
                <w:sz w:val="24"/>
                <w:szCs w:val="24"/>
                <w:lang w:val="fr-SN"/>
              </w:rPr>
            </w:pPr>
            <w:r>
              <w:rPr>
                <w:rFonts w:ascii="Tahoma" w:hAnsi="Tahoma" w:cs="Tahoma"/>
                <w:sz w:val="24"/>
                <w:szCs w:val="24"/>
                <w:lang w:val="fr-SN"/>
              </w:rPr>
              <w:t>99</w:t>
            </w:r>
            <w:r w:rsidR="00FE5FCB" w:rsidRPr="00FE5FCB">
              <w:rPr>
                <w:rFonts w:ascii="Tahoma" w:hAnsi="Tahoma" w:cs="Tahoma"/>
                <w:sz w:val="24"/>
                <w:szCs w:val="24"/>
                <w:lang w:val="fr-SN"/>
              </w:rPr>
              <w:t>- Autre à préciser</w:t>
            </w:r>
          </w:p>
        </w:tc>
        <w:tc>
          <w:tcPr>
            <w:tcW w:w="1540" w:type="pct"/>
            <w:vAlign w:val="center"/>
          </w:tcPr>
          <w:p w14:paraId="6B948D5E" w14:textId="5D8D87C0" w:rsidR="00FE5FCB" w:rsidRPr="007F74CA" w:rsidRDefault="00292136" w:rsidP="001376D8">
            <w:pPr>
              <w:jc w:val="center"/>
              <w:rPr>
                <w:rFonts w:ascii="Tahoma" w:hAnsi="Tahoma" w:cs="Tahoma"/>
                <w:sz w:val="24"/>
                <w:szCs w:val="24"/>
              </w:rPr>
            </w:pPr>
            <w:r w:rsidRPr="007F74CA">
              <w:rPr>
                <w:rFonts w:ascii="Tahoma" w:hAnsi="Tahoma" w:cs="Tahoma"/>
                <w:color w:val="000000"/>
                <w:sz w:val="24"/>
                <w:szCs w:val="24"/>
              </w:rPr>
              <w:t>|_</w:t>
            </w:r>
            <w:r>
              <w:rPr>
                <w:rFonts w:ascii="Tahoma" w:hAnsi="Tahoma" w:cs="Tahoma"/>
                <w:color w:val="000000"/>
                <w:sz w:val="24"/>
                <w:szCs w:val="24"/>
              </w:rPr>
              <w:t>_</w:t>
            </w:r>
            <w:r w:rsidRPr="007F74CA">
              <w:rPr>
                <w:rFonts w:ascii="Tahoma" w:hAnsi="Tahoma" w:cs="Tahoma"/>
                <w:color w:val="000000"/>
                <w:sz w:val="24"/>
                <w:szCs w:val="24"/>
              </w:rPr>
              <w:t>|__|</w:t>
            </w:r>
          </w:p>
        </w:tc>
      </w:tr>
      <w:tr w:rsidR="00FE5FCB" w:rsidRPr="007728C5" w14:paraId="5E4E20FA" w14:textId="77777777" w:rsidTr="00FA2DB7">
        <w:trPr>
          <w:trHeight w:val="228"/>
        </w:trPr>
        <w:tc>
          <w:tcPr>
            <w:tcW w:w="263" w:type="pct"/>
          </w:tcPr>
          <w:p w14:paraId="4B50B6B9" w14:textId="77777777" w:rsidR="00FE5FCB" w:rsidRPr="007F74CA" w:rsidRDefault="00FE5FCB" w:rsidP="001376D8">
            <w:pPr>
              <w:rPr>
                <w:rFonts w:ascii="Tahoma" w:hAnsi="Tahoma" w:cs="Tahoma"/>
                <w:sz w:val="24"/>
                <w:szCs w:val="24"/>
              </w:rPr>
            </w:pPr>
            <w:r w:rsidRPr="007F74CA">
              <w:rPr>
                <w:rFonts w:ascii="Tahoma" w:hAnsi="Tahoma" w:cs="Tahoma"/>
                <w:sz w:val="24"/>
                <w:szCs w:val="24"/>
              </w:rPr>
              <w:t>6</w:t>
            </w:r>
          </w:p>
        </w:tc>
        <w:tc>
          <w:tcPr>
            <w:tcW w:w="1204" w:type="pct"/>
            <w:vAlign w:val="center"/>
          </w:tcPr>
          <w:p w14:paraId="727EC174" w14:textId="77777777" w:rsidR="00FE5FCB" w:rsidRPr="00FE5FCB" w:rsidRDefault="00FE5FCB" w:rsidP="001376D8">
            <w:pPr>
              <w:rPr>
                <w:rFonts w:ascii="Tahoma" w:hAnsi="Tahoma" w:cs="Tahoma"/>
                <w:b/>
                <w:bCs/>
                <w:sz w:val="24"/>
                <w:szCs w:val="24"/>
                <w:lang w:val="fr-SN"/>
              </w:rPr>
            </w:pPr>
            <w:r w:rsidRPr="007E324B">
              <w:rPr>
                <w:rFonts w:ascii="Tahoma" w:hAnsi="Tahoma" w:cs="Tahoma"/>
                <w:b/>
                <w:bCs/>
                <w:sz w:val="24"/>
                <w:szCs w:val="24"/>
                <w:highlight w:val="yellow"/>
                <w:lang w:val="fr-SN"/>
                <w:rPrChange w:id="12" w:author="Ousseynou MBAYE" w:date="2025-04-08T12:59:00Z">
                  <w:rPr>
                    <w:rFonts w:ascii="Tahoma" w:hAnsi="Tahoma" w:cs="Tahoma"/>
                    <w:b/>
                    <w:bCs/>
                    <w:sz w:val="24"/>
                    <w:szCs w:val="24"/>
                    <w:lang w:val="fr-SN"/>
                  </w:rPr>
                </w:rPrChange>
              </w:rPr>
              <w:t>Comment les excréments sont-ils évacués dans le ménage ?</w:t>
            </w:r>
          </w:p>
        </w:tc>
        <w:tc>
          <w:tcPr>
            <w:tcW w:w="1993" w:type="pct"/>
          </w:tcPr>
          <w:p w14:paraId="03D06EB6" w14:textId="77777777" w:rsidR="00FE5FCB" w:rsidRPr="00FE5FCB" w:rsidRDefault="00FE5FCB" w:rsidP="001376D8">
            <w:pPr>
              <w:jc w:val="both"/>
              <w:rPr>
                <w:rFonts w:ascii="Tahoma" w:hAnsi="Tahoma" w:cs="Tahoma"/>
                <w:sz w:val="24"/>
                <w:szCs w:val="24"/>
                <w:lang w:val="fr-SN"/>
              </w:rPr>
            </w:pPr>
            <w:r w:rsidRPr="00FE5FCB">
              <w:rPr>
                <w:rFonts w:ascii="Tahoma" w:hAnsi="Tahoma" w:cs="Tahoma"/>
                <w:sz w:val="24"/>
                <w:szCs w:val="24"/>
                <w:lang w:val="fr-SN"/>
              </w:rPr>
              <w:t xml:space="preserve">1 Egout </w:t>
            </w:r>
          </w:p>
          <w:p w14:paraId="6E34016C" w14:textId="77777777" w:rsidR="00FE5FCB" w:rsidRPr="00FE5FCB" w:rsidRDefault="00FE5FCB" w:rsidP="001376D8">
            <w:pPr>
              <w:jc w:val="both"/>
              <w:rPr>
                <w:rFonts w:ascii="Tahoma" w:hAnsi="Tahoma" w:cs="Tahoma"/>
                <w:sz w:val="24"/>
                <w:szCs w:val="24"/>
                <w:lang w:val="fr-SN"/>
              </w:rPr>
            </w:pPr>
            <w:r w:rsidRPr="00FE5FCB">
              <w:rPr>
                <w:rFonts w:ascii="Tahoma" w:hAnsi="Tahoma" w:cs="Tahoma"/>
                <w:sz w:val="24"/>
                <w:szCs w:val="24"/>
                <w:lang w:val="fr-SN"/>
              </w:rPr>
              <w:t>2 Fosse septique</w:t>
            </w:r>
          </w:p>
          <w:p w14:paraId="5C278D1C" w14:textId="77777777" w:rsidR="00FE5FCB" w:rsidRPr="00FE5FCB" w:rsidRDefault="00FE5FCB" w:rsidP="001376D8">
            <w:pPr>
              <w:jc w:val="both"/>
              <w:rPr>
                <w:rFonts w:ascii="Tahoma" w:hAnsi="Tahoma" w:cs="Tahoma"/>
                <w:sz w:val="24"/>
                <w:szCs w:val="24"/>
                <w:lang w:val="fr-SN"/>
              </w:rPr>
            </w:pPr>
            <w:r w:rsidRPr="00FE5FCB">
              <w:rPr>
                <w:rFonts w:ascii="Tahoma" w:hAnsi="Tahoma" w:cs="Tahoma"/>
                <w:sz w:val="24"/>
                <w:szCs w:val="24"/>
                <w:lang w:val="fr-SN"/>
              </w:rPr>
              <w:t>3 Fosse étanche</w:t>
            </w:r>
          </w:p>
          <w:p w14:paraId="745D5531" w14:textId="77777777" w:rsidR="00FE5FCB" w:rsidRPr="00FE5FCB" w:rsidRDefault="00FE5FCB" w:rsidP="001376D8">
            <w:pPr>
              <w:jc w:val="both"/>
              <w:rPr>
                <w:rFonts w:ascii="Tahoma" w:hAnsi="Tahoma" w:cs="Tahoma"/>
                <w:sz w:val="24"/>
                <w:szCs w:val="24"/>
                <w:lang w:val="fr-SN"/>
              </w:rPr>
            </w:pPr>
            <w:r w:rsidRPr="00FE5FCB">
              <w:rPr>
                <w:rFonts w:ascii="Tahoma" w:hAnsi="Tahoma" w:cs="Tahoma"/>
                <w:sz w:val="24"/>
                <w:szCs w:val="24"/>
                <w:lang w:val="fr-SN"/>
              </w:rPr>
              <w:t>4 Fosse simple</w:t>
            </w:r>
          </w:p>
          <w:p w14:paraId="3B9A39D4" w14:textId="77777777" w:rsidR="00FE5FCB" w:rsidRPr="00FE5FCB" w:rsidRDefault="00FE5FCB" w:rsidP="001376D8">
            <w:pPr>
              <w:jc w:val="both"/>
              <w:rPr>
                <w:rFonts w:ascii="Tahoma" w:hAnsi="Tahoma" w:cs="Tahoma"/>
                <w:sz w:val="24"/>
                <w:szCs w:val="24"/>
                <w:lang w:val="fr-SN"/>
              </w:rPr>
            </w:pPr>
            <w:r w:rsidRPr="00FE5FCB">
              <w:rPr>
                <w:rFonts w:ascii="Tahoma" w:hAnsi="Tahoma" w:cs="Tahoma"/>
                <w:sz w:val="24"/>
                <w:szCs w:val="24"/>
                <w:lang w:val="fr-SN"/>
              </w:rPr>
              <w:t>5 Compost</w:t>
            </w:r>
          </w:p>
          <w:p w14:paraId="26A94BC4" w14:textId="77777777" w:rsidR="00FE5FCB" w:rsidRPr="00FE5FCB" w:rsidRDefault="00FE5FCB" w:rsidP="001376D8">
            <w:pPr>
              <w:jc w:val="both"/>
              <w:rPr>
                <w:rFonts w:ascii="Tahoma" w:hAnsi="Tahoma" w:cs="Tahoma"/>
                <w:sz w:val="24"/>
                <w:szCs w:val="24"/>
                <w:lang w:val="fr-SN"/>
              </w:rPr>
            </w:pPr>
            <w:r w:rsidRPr="00FE5FCB">
              <w:rPr>
                <w:rFonts w:ascii="Tahoma" w:hAnsi="Tahoma" w:cs="Tahoma"/>
                <w:sz w:val="24"/>
                <w:szCs w:val="24"/>
                <w:lang w:val="fr-SN"/>
              </w:rPr>
              <w:t xml:space="preserve">6 Rue/Cour/Caniveau/Nature </w:t>
            </w:r>
          </w:p>
          <w:p w14:paraId="47CC5833" w14:textId="199DB24F" w:rsidR="00FE5FCB" w:rsidRPr="00FE5FCB" w:rsidRDefault="000C43F2" w:rsidP="001376D8">
            <w:pPr>
              <w:jc w:val="both"/>
              <w:rPr>
                <w:rFonts w:ascii="Tahoma" w:hAnsi="Tahoma" w:cs="Tahoma"/>
                <w:sz w:val="24"/>
                <w:szCs w:val="24"/>
                <w:lang w:val="fr-SN"/>
              </w:rPr>
            </w:pPr>
            <w:r>
              <w:rPr>
                <w:rFonts w:ascii="Tahoma" w:hAnsi="Tahoma" w:cs="Tahoma"/>
                <w:sz w:val="24"/>
                <w:szCs w:val="24"/>
                <w:lang w:val="fr-SN"/>
              </w:rPr>
              <w:t>99</w:t>
            </w:r>
            <w:r w:rsidR="00FE5FCB" w:rsidRPr="00FE5FCB">
              <w:rPr>
                <w:rFonts w:ascii="Tahoma" w:hAnsi="Tahoma" w:cs="Tahoma"/>
                <w:sz w:val="24"/>
                <w:szCs w:val="24"/>
                <w:lang w:val="fr-SN"/>
              </w:rPr>
              <w:t xml:space="preserve"> Autre à p</w:t>
            </w:r>
            <w:r w:rsidR="001376D8">
              <w:rPr>
                <w:rFonts w:ascii="Tahoma" w:hAnsi="Tahoma" w:cs="Tahoma"/>
                <w:sz w:val="24"/>
                <w:szCs w:val="24"/>
                <w:lang w:val="fr-SN"/>
              </w:rPr>
              <w:t>r</w:t>
            </w:r>
            <w:r w:rsidR="00FE5FCB" w:rsidRPr="00FE5FCB">
              <w:rPr>
                <w:rFonts w:ascii="Tahoma" w:hAnsi="Tahoma" w:cs="Tahoma"/>
                <w:sz w:val="24"/>
                <w:szCs w:val="24"/>
                <w:lang w:val="fr-SN"/>
              </w:rPr>
              <w:t>éciser</w:t>
            </w:r>
          </w:p>
        </w:tc>
        <w:tc>
          <w:tcPr>
            <w:tcW w:w="1540" w:type="pct"/>
            <w:vAlign w:val="center"/>
          </w:tcPr>
          <w:p w14:paraId="17439159" w14:textId="162BC905" w:rsidR="00FE5FCB" w:rsidRPr="00DF7B12" w:rsidRDefault="00292136" w:rsidP="001376D8">
            <w:pPr>
              <w:jc w:val="center"/>
              <w:rPr>
                <w:rFonts w:ascii="Tahoma" w:hAnsi="Tahoma" w:cs="Tahoma"/>
                <w:color w:val="000000"/>
                <w:sz w:val="24"/>
                <w:szCs w:val="24"/>
                <w:lang w:val="fr-FR"/>
              </w:rPr>
            </w:pPr>
            <w:r w:rsidRPr="00DF7B12">
              <w:rPr>
                <w:rFonts w:ascii="Tahoma" w:hAnsi="Tahoma" w:cs="Tahoma"/>
                <w:color w:val="000000"/>
                <w:sz w:val="24"/>
                <w:szCs w:val="24"/>
                <w:lang w:val="fr-FR"/>
              </w:rPr>
              <w:t>|__|__|</w:t>
            </w:r>
          </w:p>
          <w:p w14:paraId="1053463B" w14:textId="77777777" w:rsidR="00AC031B" w:rsidRPr="00DF7B12" w:rsidRDefault="00AC031B" w:rsidP="001376D8">
            <w:pPr>
              <w:jc w:val="center"/>
              <w:rPr>
                <w:rFonts w:ascii="Tahoma" w:hAnsi="Tahoma" w:cs="Tahoma"/>
                <w:sz w:val="24"/>
                <w:szCs w:val="24"/>
                <w:lang w:val="fr-FR"/>
              </w:rPr>
            </w:pPr>
          </w:p>
          <w:p w14:paraId="056066A3" w14:textId="70A05B86" w:rsidR="00AC031B" w:rsidRPr="00DF7B12" w:rsidRDefault="00AC031B" w:rsidP="001376D8">
            <w:pPr>
              <w:jc w:val="center"/>
              <w:rPr>
                <w:rFonts w:ascii="Tahoma" w:hAnsi="Tahoma" w:cs="Tahoma"/>
                <w:sz w:val="24"/>
                <w:szCs w:val="24"/>
                <w:lang w:val="fr-FR"/>
              </w:rPr>
            </w:pPr>
            <w:r w:rsidRPr="00DF7B12">
              <w:rPr>
                <w:rFonts w:ascii="Tahoma" w:hAnsi="Tahoma" w:cs="Tahoma"/>
                <w:sz w:val="24"/>
                <w:szCs w:val="24"/>
                <w:lang w:val="fr-FR"/>
              </w:rPr>
              <w:t>Si 6=1, aller à la q</w:t>
            </w:r>
            <w:r>
              <w:rPr>
                <w:rFonts w:ascii="Tahoma" w:hAnsi="Tahoma" w:cs="Tahoma"/>
                <w:sz w:val="24"/>
                <w:szCs w:val="24"/>
                <w:lang w:val="fr-FR"/>
              </w:rPr>
              <w:t>uestion 8</w:t>
            </w:r>
          </w:p>
        </w:tc>
      </w:tr>
      <w:tr w:rsidR="00FE5FCB" w:rsidRPr="00AC031B" w14:paraId="11892E29" w14:textId="77777777" w:rsidTr="00FA2DB7">
        <w:trPr>
          <w:trHeight w:val="228"/>
        </w:trPr>
        <w:tc>
          <w:tcPr>
            <w:tcW w:w="263" w:type="pct"/>
          </w:tcPr>
          <w:p w14:paraId="765405A3" w14:textId="77777777" w:rsidR="00FE5FCB" w:rsidRPr="007F74CA" w:rsidRDefault="00FE5FCB" w:rsidP="001376D8">
            <w:pPr>
              <w:rPr>
                <w:rFonts w:ascii="Tahoma" w:hAnsi="Tahoma" w:cs="Tahoma"/>
                <w:sz w:val="24"/>
                <w:szCs w:val="24"/>
              </w:rPr>
            </w:pPr>
            <w:r w:rsidRPr="007F74CA">
              <w:rPr>
                <w:rFonts w:ascii="Tahoma" w:hAnsi="Tahoma" w:cs="Tahoma"/>
                <w:sz w:val="24"/>
                <w:szCs w:val="24"/>
              </w:rPr>
              <w:t>7</w:t>
            </w:r>
          </w:p>
        </w:tc>
        <w:tc>
          <w:tcPr>
            <w:tcW w:w="1204" w:type="pct"/>
            <w:vAlign w:val="center"/>
          </w:tcPr>
          <w:p w14:paraId="106930DC" w14:textId="77777777" w:rsidR="00FE5FCB" w:rsidRPr="00FE5FCB" w:rsidRDefault="00FE5FCB" w:rsidP="001376D8">
            <w:pPr>
              <w:rPr>
                <w:rFonts w:ascii="Tahoma" w:hAnsi="Tahoma" w:cs="Tahoma"/>
                <w:b/>
                <w:bCs/>
                <w:sz w:val="24"/>
                <w:szCs w:val="24"/>
                <w:lang w:val="fr-SN"/>
              </w:rPr>
            </w:pPr>
            <w:r w:rsidRPr="00FE5FCB">
              <w:rPr>
                <w:rFonts w:ascii="Tahoma" w:hAnsi="Tahoma" w:cs="Tahoma"/>
                <w:b/>
                <w:bCs/>
                <w:sz w:val="24"/>
                <w:szCs w:val="24"/>
                <w:lang w:val="fr-SN"/>
              </w:rPr>
              <w:t>Quel moyen le ménage utilise-t-il pour se débarrasser des excréments hors de la concession ?</w:t>
            </w:r>
          </w:p>
        </w:tc>
        <w:tc>
          <w:tcPr>
            <w:tcW w:w="1993" w:type="pct"/>
          </w:tcPr>
          <w:p w14:paraId="2E84181A" w14:textId="77777777" w:rsidR="00FE5FCB" w:rsidRPr="00FE5FCB" w:rsidRDefault="00FE5FCB" w:rsidP="001376D8">
            <w:pPr>
              <w:rPr>
                <w:rFonts w:ascii="Tahoma" w:eastAsia="Times New Roman" w:hAnsi="Tahoma" w:cs="Tahoma"/>
                <w:sz w:val="24"/>
                <w:szCs w:val="24"/>
                <w:lang w:val="fr-SN" w:eastAsia="fr-FR"/>
              </w:rPr>
            </w:pPr>
            <w:r w:rsidRPr="00FE5FCB">
              <w:rPr>
                <w:rFonts w:ascii="Tahoma" w:eastAsia="Times New Roman" w:hAnsi="Tahoma" w:cs="Tahoma"/>
                <w:sz w:val="24"/>
                <w:szCs w:val="24"/>
                <w:lang w:val="fr-SN" w:eastAsia="fr-FR"/>
              </w:rPr>
              <w:t>1-Camion vidangeur</w:t>
            </w:r>
          </w:p>
          <w:p w14:paraId="1C9D6F6B" w14:textId="77777777" w:rsidR="00FE5FCB" w:rsidRPr="00FE5FCB" w:rsidRDefault="00FE5FCB" w:rsidP="001376D8">
            <w:pPr>
              <w:rPr>
                <w:rFonts w:ascii="Tahoma" w:eastAsia="Times New Roman" w:hAnsi="Tahoma" w:cs="Tahoma"/>
                <w:sz w:val="24"/>
                <w:szCs w:val="24"/>
                <w:lang w:val="fr-SN" w:eastAsia="fr-FR"/>
              </w:rPr>
            </w:pPr>
            <w:r w:rsidRPr="00FE5FCB">
              <w:rPr>
                <w:rFonts w:ascii="Tahoma" w:eastAsia="Times New Roman" w:hAnsi="Tahoma" w:cs="Tahoma"/>
                <w:sz w:val="24"/>
                <w:szCs w:val="24"/>
                <w:lang w:val="fr-SN" w:eastAsia="fr-FR"/>
              </w:rPr>
              <w:t>2-Transfert dans un trou</w:t>
            </w:r>
          </w:p>
          <w:p w14:paraId="5EC82AC5" w14:textId="77777777" w:rsidR="00FE5FCB" w:rsidRPr="00FE5FCB" w:rsidRDefault="00FE5FCB" w:rsidP="001376D8">
            <w:pPr>
              <w:rPr>
                <w:rFonts w:ascii="Tahoma" w:eastAsia="Times New Roman" w:hAnsi="Tahoma" w:cs="Tahoma"/>
                <w:sz w:val="24"/>
                <w:szCs w:val="24"/>
                <w:lang w:val="fr-SN" w:eastAsia="fr-FR"/>
              </w:rPr>
            </w:pPr>
            <w:r w:rsidRPr="00FE5FCB">
              <w:rPr>
                <w:rFonts w:ascii="Tahoma" w:eastAsia="Times New Roman" w:hAnsi="Tahoma" w:cs="Tahoma"/>
                <w:sz w:val="24"/>
                <w:szCs w:val="24"/>
                <w:lang w:val="fr-SN" w:eastAsia="fr-FR"/>
              </w:rPr>
              <w:t>3-Eau de pluie, cours d'eau</w:t>
            </w:r>
          </w:p>
          <w:p w14:paraId="401DABAC" w14:textId="743C65B5" w:rsidR="00FE5FCB" w:rsidRPr="00FE5FCB" w:rsidRDefault="00FE5FCB" w:rsidP="001376D8">
            <w:pPr>
              <w:rPr>
                <w:rFonts w:ascii="Tahoma" w:eastAsia="Times New Roman" w:hAnsi="Tahoma" w:cs="Tahoma"/>
                <w:sz w:val="24"/>
                <w:szCs w:val="24"/>
                <w:lang w:val="fr-SN" w:eastAsia="fr-FR"/>
              </w:rPr>
            </w:pPr>
            <w:r w:rsidRPr="00FE5FCB">
              <w:rPr>
                <w:rFonts w:ascii="Tahoma" w:eastAsia="Times New Roman" w:hAnsi="Tahoma" w:cs="Tahoma"/>
                <w:sz w:val="24"/>
                <w:szCs w:val="24"/>
                <w:lang w:val="fr-SN" w:eastAsia="fr-FR"/>
              </w:rPr>
              <w:t>4-Vidange manuelle</w:t>
            </w:r>
          </w:p>
          <w:p w14:paraId="0588BA8E" w14:textId="6AC5FC0E" w:rsidR="00FE5FCB" w:rsidRPr="007F74CA" w:rsidRDefault="000C43F2" w:rsidP="00FA2DB7">
            <w:pPr>
              <w:spacing w:line="256" w:lineRule="auto"/>
              <w:rPr>
                <w:rFonts w:ascii="Tahoma" w:hAnsi="Tahoma" w:cs="Tahoma"/>
                <w:sz w:val="24"/>
                <w:szCs w:val="24"/>
              </w:rPr>
            </w:pPr>
            <w:r>
              <w:rPr>
                <w:rFonts w:ascii="Tahoma" w:eastAsia="Times New Roman" w:hAnsi="Tahoma" w:cs="Tahoma"/>
                <w:sz w:val="24"/>
                <w:szCs w:val="24"/>
                <w:lang w:eastAsia="fr-FR"/>
              </w:rPr>
              <w:t>99</w:t>
            </w:r>
            <w:r w:rsidR="00FE5FCB" w:rsidRPr="007F74CA">
              <w:rPr>
                <w:rFonts w:ascii="Tahoma" w:eastAsia="Times New Roman" w:hAnsi="Tahoma" w:cs="Tahoma"/>
                <w:sz w:val="24"/>
                <w:szCs w:val="24"/>
                <w:lang w:eastAsia="fr-FR"/>
              </w:rPr>
              <w:t>-Autre à préciser</w:t>
            </w:r>
          </w:p>
        </w:tc>
        <w:tc>
          <w:tcPr>
            <w:tcW w:w="1540" w:type="pct"/>
            <w:vAlign w:val="center"/>
          </w:tcPr>
          <w:p w14:paraId="2047A344" w14:textId="774F303B" w:rsidR="00FE5FCB" w:rsidRDefault="00292136" w:rsidP="001376D8">
            <w:pPr>
              <w:jc w:val="center"/>
              <w:rPr>
                <w:rFonts w:ascii="Tahoma" w:hAnsi="Tahoma" w:cs="Tahoma"/>
                <w:color w:val="000000"/>
                <w:sz w:val="24"/>
                <w:szCs w:val="24"/>
              </w:rPr>
            </w:pPr>
            <w:r w:rsidRPr="007F74CA">
              <w:rPr>
                <w:rFonts w:ascii="Tahoma" w:hAnsi="Tahoma" w:cs="Tahoma"/>
                <w:color w:val="000000"/>
                <w:sz w:val="24"/>
                <w:szCs w:val="24"/>
              </w:rPr>
              <w:t>|_</w:t>
            </w:r>
            <w:r>
              <w:rPr>
                <w:rFonts w:ascii="Tahoma" w:hAnsi="Tahoma" w:cs="Tahoma"/>
                <w:color w:val="000000"/>
                <w:sz w:val="24"/>
                <w:szCs w:val="24"/>
              </w:rPr>
              <w:t>_</w:t>
            </w:r>
            <w:r w:rsidRPr="007F74CA">
              <w:rPr>
                <w:rFonts w:ascii="Tahoma" w:hAnsi="Tahoma" w:cs="Tahoma"/>
                <w:color w:val="000000"/>
                <w:sz w:val="24"/>
                <w:szCs w:val="24"/>
              </w:rPr>
              <w:t>|__|</w:t>
            </w:r>
          </w:p>
          <w:p w14:paraId="6777AD2E" w14:textId="77777777" w:rsidR="00D929D8" w:rsidRDefault="00D929D8" w:rsidP="001376D8">
            <w:pPr>
              <w:jc w:val="center"/>
              <w:rPr>
                <w:rFonts w:ascii="Tahoma" w:eastAsia="Times New Roman" w:hAnsi="Tahoma" w:cs="Tahoma"/>
                <w:sz w:val="24"/>
                <w:szCs w:val="24"/>
                <w:lang w:eastAsia="fr-FR"/>
              </w:rPr>
            </w:pPr>
          </w:p>
          <w:p w14:paraId="753BB212" w14:textId="77777777" w:rsidR="00D929D8" w:rsidRDefault="00D929D8" w:rsidP="001376D8">
            <w:pPr>
              <w:jc w:val="center"/>
              <w:rPr>
                <w:rFonts w:ascii="Tahoma" w:eastAsia="Times New Roman" w:hAnsi="Tahoma" w:cs="Tahoma"/>
                <w:sz w:val="24"/>
                <w:szCs w:val="24"/>
                <w:lang w:eastAsia="fr-FR"/>
              </w:rPr>
            </w:pPr>
          </w:p>
          <w:p w14:paraId="69698E68" w14:textId="48639208" w:rsidR="00D929D8" w:rsidRPr="00DF7B12" w:rsidRDefault="00D929D8" w:rsidP="008D5909">
            <w:pPr>
              <w:jc w:val="center"/>
              <w:rPr>
                <w:rFonts w:ascii="Tahoma" w:eastAsia="Times New Roman" w:hAnsi="Tahoma" w:cs="Tahoma"/>
                <w:sz w:val="24"/>
                <w:szCs w:val="24"/>
                <w:lang w:val="fr-FR" w:eastAsia="fr-FR"/>
              </w:rPr>
            </w:pPr>
          </w:p>
        </w:tc>
      </w:tr>
      <w:tr w:rsidR="00FE5FCB" w:rsidRPr="007F74CA" w14:paraId="6A845196" w14:textId="77777777" w:rsidTr="00FA2DB7">
        <w:trPr>
          <w:trHeight w:val="228"/>
        </w:trPr>
        <w:tc>
          <w:tcPr>
            <w:tcW w:w="263" w:type="pct"/>
          </w:tcPr>
          <w:p w14:paraId="56BC9078" w14:textId="77777777" w:rsidR="00FE5FCB" w:rsidRPr="007F74CA" w:rsidRDefault="00FE5FCB" w:rsidP="001376D8">
            <w:pPr>
              <w:rPr>
                <w:rFonts w:ascii="Tahoma" w:hAnsi="Tahoma" w:cs="Tahoma"/>
                <w:sz w:val="24"/>
                <w:szCs w:val="24"/>
              </w:rPr>
            </w:pPr>
            <w:r w:rsidRPr="007F74CA">
              <w:rPr>
                <w:rFonts w:ascii="Tahoma" w:hAnsi="Tahoma" w:cs="Tahoma"/>
                <w:sz w:val="24"/>
                <w:szCs w:val="24"/>
              </w:rPr>
              <w:t>8</w:t>
            </w:r>
          </w:p>
        </w:tc>
        <w:tc>
          <w:tcPr>
            <w:tcW w:w="1204" w:type="pct"/>
            <w:vAlign w:val="center"/>
          </w:tcPr>
          <w:p w14:paraId="1AFF2091" w14:textId="77777777" w:rsidR="00FE5FCB" w:rsidRPr="00FE5FCB" w:rsidRDefault="00FE5FCB" w:rsidP="001376D8">
            <w:pPr>
              <w:rPr>
                <w:rFonts w:ascii="Tahoma" w:hAnsi="Tahoma" w:cs="Tahoma"/>
                <w:b/>
                <w:bCs/>
                <w:sz w:val="24"/>
                <w:szCs w:val="24"/>
                <w:lang w:val="fr-SN"/>
              </w:rPr>
            </w:pPr>
            <w:r w:rsidRPr="00FE5FCB">
              <w:rPr>
                <w:rFonts w:ascii="Tahoma" w:hAnsi="Tahoma" w:cs="Tahoma"/>
                <w:b/>
                <w:bCs/>
                <w:sz w:val="24"/>
                <w:szCs w:val="24"/>
                <w:lang w:val="fr-SN"/>
              </w:rPr>
              <w:t>Combien de pièces le ménage occupe-t-il ?</w:t>
            </w:r>
          </w:p>
        </w:tc>
        <w:tc>
          <w:tcPr>
            <w:tcW w:w="1993" w:type="pct"/>
          </w:tcPr>
          <w:p w14:paraId="48910D67" w14:textId="77777777" w:rsidR="00FE5FCB" w:rsidRPr="00FE5FCB" w:rsidRDefault="00FE5FCB" w:rsidP="001376D8">
            <w:pPr>
              <w:rPr>
                <w:rFonts w:ascii="Tahoma" w:eastAsia="Times New Roman" w:hAnsi="Tahoma" w:cs="Tahoma"/>
                <w:sz w:val="24"/>
                <w:szCs w:val="24"/>
                <w:lang w:val="fr-SN" w:eastAsia="fr-FR"/>
              </w:rPr>
            </w:pPr>
          </w:p>
        </w:tc>
        <w:tc>
          <w:tcPr>
            <w:tcW w:w="1540" w:type="pct"/>
            <w:vAlign w:val="center"/>
          </w:tcPr>
          <w:p w14:paraId="7FBC0121" w14:textId="2EE61AF1" w:rsidR="00FE5FCB" w:rsidRPr="007F74CA" w:rsidRDefault="00292136" w:rsidP="001376D8">
            <w:pPr>
              <w:jc w:val="center"/>
              <w:rPr>
                <w:rFonts w:ascii="Tahoma" w:eastAsia="Times New Roman" w:hAnsi="Tahoma" w:cs="Tahoma"/>
                <w:sz w:val="24"/>
                <w:szCs w:val="24"/>
                <w:lang w:eastAsia="fr-FR"/>
              </w:rPr>
            </w:pPr>
            <w:r w:rsidRPr="007F74CA">
              <w:rPr>
                <w:rFonts w:ascii="Tahoma" w:hAnsi="Tahoma" w:cs="Tahoma"/>
                <w:color w:val="000000"/>
                <w:sz w:val="24"/>
                <w:szCs w:val="24"/>
              </w:rPr>
              <w:t>|_</w:t>
            </w:r>
            <w:r>
              <w:rPr>
                <w:rFonts w:ascii="Tahoma" w:hAnsi="Tahoma" w:cs="Tahoma"/>
                <w:color w:val="000000"/>
                <w:sz w:val="24"/>
                <w:szCs w:val="24"/>
              </w:rPr>
              <w:t>_</w:t>
            </w:r>
            <w:r w:rsidRPr="007F74CA">
              <w:rPr>
                <w:rFonts w:ascii="Tahoma" w:hAnsi="Tahoma" w:cs="Tahoma"/>
                <w:color w:val="000000"/>
                <w:sz w:val="24"/>
                <w:szCs w:val="24"/>
              </w:rPr>
              <w:t>|__|</w:t>
            </w:r>
          </w:p>
        </w:tc>
      </w:tr>
      <w:tr w:rsidR="00FE5FCB" w:rsidRPr="00F324DF" w14:paraId="02A78F9D" w14:textId="77777777" w:rsidTr="00FA2DB7">
        <w:trPr>
          <w:trHeight w:val="228"/>
        </w:trPr>
        <w:tc>
          <w:tcPr>
            <w:tcW w:w="263" w:type="pct"/>
          </w:tcPr>
          <w:p w14:paraId="713AD868" w14:textId="77777777" w:rsidR="00FE5FCB" w:rsidRPr="007F74CA" w:rsidRDefault="00FE5FCB" w:rsidP="001376D8">
            <w:pPr>
              <w:rPr>
                <w:rFonts w:ascii="Tahoma" w:hAnsi="Tahoma" w:cs="Tahoma"/>
                <w:sz w:val="24"/>
                <w:szCs w:val="24"/>
              </w:rPr>
            </w:pPr>
            <w:r w:rsidRPr="007F74CA">
              <w:rPr>
                <w:rFonts w:ascii="Tahoma" w:hAnsi="Tahoma" w:cs="Tahoma"/>
                <w:sz w:val="24"/>
                <w:szCs w:val="24"/>
              </w:rPr>
              <w:t>9</w:t>
            </w:r>
          </w:p>
        </w:tc>
        <w:tc>
          <w:tcPr>
            <w:tcW w:w="1204" w:type="pct"/>
            <w:vAlign w:val="center"/>
          </w:tcPr>
          <w:p w14:paraId="798D03B7" w14:textId="77777777" w:rsidR="00FE5FCB" w:rsidRPr="00FE5FCB" w:rsidRDefault="00FE5FCB" w:rsidP="001376D8">
            <w:pPr>
              <w:rPr>
                <w:rFonts w:ascii="Tahoma" w:hAnsi="Tahoma" w:cs="Tahoma"/>
                <w:b/>
                <w:bCs/>
                <w:sz w:val="24"/>
                <w:szCs w:val="24"/>
                <w:lang w:val="fr-SN"/>
              </w:rPr>
            </w:pPr>
            <w:commentRangeStart w:id="13"/>
            <w:r w:rsidRPr="007E324B">
              <w:rPr>
                <w:rFonts w:ascii="Tahoma" w:hAnsi="Tahoma" w:cs="Tahoma"/>
                <w:b/>
                <w:bCs/>
                <w:sz w:val="24"/>
                <w:szCs w:val="24"/>
                <w:highlight w:val="yellow"/>
                <w:lang w:val="fr-SN"/>
                <w:rPrChange w:id="14" w:author="Ousseynou MBAYE" w:date="2025-04-08T13:02:00Z">
                  <w:rPr>
                    <w:rFonts w:ascii="Tahoma" w:hAnsi="Tahoma" w:cs="Tahoma"/>
                    <w:b/>
                    <w:bCs/>
                    <w:sz w:val="24"/>
                    <w:szCs w:val="24"/>
                    <w:lang w:val="fr-SN"/>
                  </w:rPr>
                </w:rPrChange>
              </w:rPr>
              <w:t>Quelle est la principale source d'approvisionnement en eau de boisson du ménage ?</w:t>
            </w:r>
            <w:commentRangeEnd w:id="13"/>
            <w:r w:rsidR="00734632" w:rsidRPr="007E324B">
              <w:rPr>
                <w:rStyle w:val="Marquedecommentaire"/>
                <w:highlight w:val="yellow"/>
                <w:rPrChange w:id="15" w:author="Ousseynou MBAYE" w:date="2025-04-08T13:02:00Z">
                  <w:rPr>
                    <w:rStyle w:val="Marquedecommentaire"/>
                  </w:rPr>
                </w:rPrChange>
              </w:rPr>
              <w:commentReference w:id="13"/>
            </w:r>
          </w:p>
        </w:tc>
        <w:tc>
          <w:tcPr>
            <w:tcW w:w="1993" w:type="pct"/>
          </w:tcPr>
          <w:p w14:paraId="1DADE7AC" w14:textId="07C844EE" w:rsidR="000C43F2" w:rsidRDefault="000C43F2" w:rsidP="002221F6">
            <w:pPr>
              <w:rPr>
                <w:rFonts w:ascii="Tahoma" w:eastAsia="Times New Roman" w:hAnsi="Tahoma" w:cs="Tahoma"/>
                <w:sz w:val="24"/>
                <w:szCs w:val="24"/>
                <w:lang w:val="fr-SN" w:eastAsia="fr-FR"/>
              </w:rPr>
            </w:pPr>
            <w:r>
              <w:rPr>
                <w:rFonts w:ascii="Tahoma" w:eastAsia="Times New Roman" w:hAnsi="Tahoma" w:cs="Tahoma"/>
                <w:sz w:val="24"/>
                <w:szCs w:val="24"/>
                <w:lang w:val="fr-SN" w:eastAsia="fr-FR"/>
              </w:rPr>
              <w:t>1-Robinet dans le logement</w:t>
            </w:r>
          </w:p>
          <w:p w14:paraId="29092472" w14:textId="666DA3EA" w:rsidR="000C43F2" w:rsidRDefault="000C43F2" w:rsidP="002221F6">
            <w:pPr>
              <w:rPr>
                <w:rFonts w:ascii="Tahoma" w:eastAsia="Times New Roman" w:hAnsi="Tahoma" w:cs="Tahoma"/>
                <w:sz w:val="24"/>
                <w:szCs w:val="24"/>
                <w:lang w:val="fr-SN" w:eastAsia="fr-FR"/>
              </w:rPr>
            </w:pPr>
            <w:r>
              <w:rPr>
                <w:rFonts w:ascii="Tahoma" w:eastAsia="Times New Roman" w:hAnsi="Tahoma" w:cs="Tahoma"/>
                <w:sz w:val="24"/>
                <w:szCs w:val="24"/>
                <w:lang w:val="fr-SN" w:eastAsia="fr-FR"/>
              </w:rPr>
              <w:t>2-Robinet dans la cours/parcelle</w:t>
            </w:r>
          </w:p>
          <w:p w14:paraId="173645BE" w14:textId="255DAFAC" w:rsidR="000C43F2" w:rsidRDefault="000C43F2" w:rsidP="002221F6">
            <w:pPr>
              <w:rPr>
                <w:rFonts w:ascii="Tahoma" w:eastAsia="Times New Roman" w:hAnsi="Tahoma" w:cs="Tahoma"/>
                <w:sz w:val="24"/>
                <w:szCs w:val="24"/>
                <w:lang w:val="fr-SN" w:eastAsia="fr-FR"/>
              </w:rPr>
            </w:pPr>
            <w:r>
              <w:rPr>
                <w:rFonts w:ascii="Tahoma" w:eastAsia="Times New Roman" w:hAnsi="Tahoma" w:cs="Tahoma"/>
                <w:sz w:val="24"/>
                <w:szCs w:val="24"/>
                <w:lang w:val="fr-SN" w:eastAsia="fr-FR"/>
              </w:rPr>
              <w:t>3-Robinet du voisin</w:t>
            </w:r>
          </w:p>
          <w:p w14:paraId="1629283D" w14:textId="030B1327" w:rsidR="000C43F2" w:rsidRDefault="000C43F2" w:rsidP="002221F6">
            <w:pPr>
              <w:rPr>
                <w:rFonts w:ascii="Tahoma" w:eastAsia="Times New Roman" w:hAnsi="Tahoma" w:cs="Tahoma"/>
                <w:sz w:val="24"/>
                <w:szCs w:val="24"/>
                <w:lang w:val="fr-SN" w:eastAsia="fr-FR"/>
              </w:rPr>
            </w:pPr>
            <w:r>
              <w:rPr>
                <w:rFonts w:ascii="Tahoma" w:eastAsia="Times New Roman" w:hAnsi="Tahoma" w:cs="Tahoma"/>
                <w:sz w:val="24"/>
                <w:szCs w:val="24"/>
                <w:lang w:val="fr-SN" w:eastAsia="fr-FR"/>
              </w:rPr>
              <w:t>4-Robinet public/fontaine public</w:t>
            </w:r>
          </w:p>
          <w:p w14:paraId="20216BD4" w14:textId="6E84FDE4" w:rsidR="000C43F2" w:rsidRDefault="000C43F2" w:rsidP="002221F6">
            <w:pPr>
              <w:rPr>
                <w:rFonts w:ascii="Tahoma" w:eastAsia="Times New Roman" w:hAnsi="Tahoma" w:cs="Tahoma"/>
                <w:sz w:val="24"/>
                <w:szCs w:val="24"/>
                <w:lang w:val="fr-SN" w:eastAsia="fr-FR"/>
              </w:rPr>
            </w:pPr>
            <w:r>
              <w:rPr>
                <w:rFonts w:ascii="Tahoma" w:eastAsia="Times New Roman" w:hAnsi="Tahoma" w:cs="Tahoma"/>
                <w:sz w:val="24"/>
                <w:szCs w:val="24"/>
                <w:lang w:val="fr-SN" w:eastAsia="fr-FR"/>
              </w:rPr>
              <w:t>5-Puits non protégés</w:t>
            </w:r>
          </w:p>
          <w:p w14:paraId="6BA54B7C" w14:textId="30AFCC25" w:rsidR="000C43F2" w:rsidRDefault="000C43F2" w:rsidP="002221F6">
            <w:pPr>
              <w:rPr>
                <w:rFonts w:ascii="Tahoma" w:eastAsia="Times New Roman" w:hAnsi="Tahoma" w:cs="Tahoma"/>
                <w:sz w:val="24"/>
                <w:szCs w:val="24"/>
                <w:lang w:val="fr-SN" w:eastAsia="fr-FR"/>
              </w:rPr>
            </w:pPr>
            <w:r>
              <w:rPr>
                <w:rFonts w:ascii="Tahoma" w:eastAsia="Times New Roman" w:hAnsi="Tahoma" w:cs="Tahoma"/>
                <w:sz w:val="24"/>
                <w:szCs w:val="24"/>
                <w:lang w:val="fr-SN" w:eastAsia="fr-FR"/>
              </w:rPr>
              <w:lastRenderedPageBreak/>
              <w:t>6-Puits protégés</w:t>
            </w:r>
          </w:p>
          <w:p w14:paraId="63376F4C" w14:textId="76C98910" w:rsidR="000C43F2" w:rsidRDefault="000C43F2" w:rsidP="002221F6">
            <w:pPr>
              <w:rPr>
                <w:rFonts w:ascii="Tahoma" w:eastAsia="Times New Roman" w:hAnsi="Tahoma" w:cs="Tahoma"/>
                <w:sz w:val="24"/>
                <w:szCs w:val="24"/>
                <w:lang w:val="fr-SN" w:eastAsia="fr-FR"/>
              </w:rPr>
            </w:pPr>
            <w:r>
              <w:rPr>
                <w:rFonts w:ascii="Tahoma" w:eastAsia="Times New Roman" w:hAnsi="Tahoma" w:cs="Tahoma"/>
                <w:sz w:val="24"/>
                <w:szCs w:val="24"/>
                <w:lang w:val="fr-SN" w:eastAsia="fr-FR"/>
              </w:rPr>
              <w:t>7-Forage ou puits à pompe</w:t>
            </w:r>
          </w:p>
          <w:p w14:paraId="5E253BA6" w14:textId="3D1652BB" w:rsidR="000C43F2" w:rsidRPr="000C43F2" w:rsidRDefault="000C43F2" w:rsidP="000C43F2">
            <w:pPr>
              <w:rPr>
                <w:rFonts w:ascii="Tahoma" w:eastAsia="Times New Roman" w:hAnsi="Tahoma" w:cs="Tahoma"/>
                <w:sz w:val="24"/>
                <w:szCs w:val="24"/>
                <w:lang w:val="fr-SN" w:eastAsia="fr-FR"/>
              </w:rPr>
            </w:pPr>
            <w:r>
              <w:rPr>
                <w:rFonts w:ascii="Tahoma" w:eastAsia="Times New Roman" w:hAnsi="Tahoma" w:cs="Tahoma"/>
                <w:sz w:val="24"/>
                <w:szCs w:val="24"/>
                <w:lang w:val="fr-SN" w:eastAsia="fr-FR"/>
              </w:rPr>
              <w:t>8-</w:t>
            </w:r>
            <w:r w:rsidRPr="000C43F2">
              <w:rPr>
                <w:rFonts w:ascii="Tahoma" w:eastAsia="Times New Roman" w:hAnsi="Tahoma" w:cs="Tahoma"/>
                <w:sz w:val="24"/>
                <w:szCs w:val="24"/>
                <w:lang w:val="fr-SN" w:eastAsia="fr-FR"/>
              </w:rPr>
              <w:t>Source, cours d'eau</w:t>
            </w:r>
          </w:p>
          <w:p w14:paraId="556E3342" w14:textId="7510BBA2" w:rsidR="000C43F2" w:rsidRPr="000C43F2" w:rsidRDefault="000C43F2" w:rsidP="000C43F2">
            <w:pPr>
              <w:rPr>
                <w:rFonts w:ascii="Tahoma" w:eastAsia="Times New Roman" w:hAnsi="Tahoma" w:cs="Tahoma"/>
                <w:sz w:val="24"/>
                <w:szCs w:val="24"/>
                <w:lang w:val="fr-SN" w:eastAsia="fr-FR"/>
              </w:rPr>
            </w:pPr>
            <w:r>
              <w:rPr>
                <w:rFonts w:ascii="Tahoma" w:eastAsia="Times New Roman" w:hAnsi="Tahoma" w:cs="Tahoma"/>
                <w:sz w:val="24"/>
                <w:szCs w:val="24"/>
                <w:lang w:val="fr-SN" w:eastAsia="fr-FR"/>
              </w:rPr>
              <w:t>9-</w:t>
            </w:r>
            <w:r w:rsidRPr="000C43F2">
              <w:rPr>
                <w:rFonts w:ascii="Tahoma" w:eastAsia="Times New Roman" w:hAnsi="Tahoma" w:cs="Tahoma"/>
                <w:sz w:val="24"/>
                <w:szCs w:val="24"/>
                <w:lang w:val="fr-SN" w:eastAsia="fr-FR"/>
              </w:rPr>
              <w:t>Vendeurs d'eau en barrique ou tonneau/ charriot ou charrette avec petite citerne</w:t>
            </w:r>
          </w:p>
          <w:p w14:paraId="7FB150A7" w14:textId="7524370C" w:rsidR="000C43F2" w:rsidRPr="000C43F2" w:rsidRDefault="000C43F2" w:rsidP="000C43F2">
            <w:pPr>
              <w:rPr>
                <w:rFonts w:ascii="Tahoma" w:eastAsia="Times New Roman" w:hAnsi="Tahoma" w:cs="Tahoma"/>
                <w:sz w:val="24"/>
                <w:szCs w:val="24"/>
                <w:lang w:val="fr-SN" w:eastAsia="fr-FR"/>
              </w:rPr>
            </w:pPr>
            <w:r>
              <w:rPr>
                <w:rFonts w:ascii="Tahoma" w:eastAsia="Times New Roman" w:hAnsi="Tahoma" w:cs="Tahoma"/>
                <w:sz w:val="24"/>
                <w:szCs w:val="24"/>
                <w:lang w:val="fr-SN" w:eastAsia="fr-FR"/>
              </w:rPr>
              <w:t>10-</w:t>
            </w:r>
            <w:r w:rsidRPr="000C43F2">
              <w:rPr>
                <w:rFonts w:ascii="Tahoma" w:eastAsia="Times New Roman" w:hAnsi="Tahoma" w:cs="Tahoma"/>
                <w:sz w:val="24"/>
                <w:szCs w:val="24"/>
                <w:lang w:val="fr-SN" w:eastAsia="fr-FR"/>
              </w:rPr>
              <w:t>Camion-citerne</w:t>
            </w:r>
          </w:p>
          <w:p w14:paraId="74363CB2" w14:textId="355770DF" w:rsidR="000C43F2" w:rsidRPr="000C43F2" w:rsidRDefault="000C43F2" w:rsidP="000C43F2">
            <w:pPr>
              <w:rPr>
                <w:rFonts w:ascii="Tahoma" w:eastAsia="Times New Roman" w:hAnsi="Tahoma" w:cs="Tahoma"/>
                <w:sz w:val="24"/>
                <w:szCs w:val="24"/>
                <w:lang w:val="fr-SN" w:eastAsia="fr-FR"/>
              </w:rPr>
            </w:pPr>
            <w:r>
              <w:rPr>
                <w:rFonts w:ascii="Tahoma" w:eastAsia="Times New Roman" w:hAnsi="Tahoma" w:cs="Tahoma"/>
                <w:sz w:val="24"/>
                <w:szCs w:val="24"/>
                <w:lang w:val="fr-SN" w:eastAsia="fr-FR"/>
              </w:rPr>
              <w:t>11-Eau de pluie</w:t>
            </w:r>
          </w:p>
          <w:p w14:paraId="741270EE" w14:textId="387277BF" w:rsidR="00FE5FCB" w:rsidRPr="00F324DF" w:rsidRDefault="000C43F2" w:rsidP="001376D8">
            <w:pPr>
              <w:rPr>
                <w:rFonts w:ascii="Tahoma" w:eastAsia="Times New Roman" w:hAnsi="Tahoma" w:cs="Tahoma"/>
                <w:sz w:val="24"/>
                <w:szCs w:val="24"/>
                <w:lang w:val="fr-FR" w:eastAsia="fr-FR"/>
              </w:rPr>
            </w:pPr>
            <w:r w:rsidRPr="000C43F2">
              <w:rPr>
                <w:rFonts w:ascii="Tahoma" w:eastAsia="Times New Roman" w:hAnsi="Tahoma" w:cs="Tahoma"/>
                <w:sz w:val="24"/>
                <w:szCs w:val="24"/>
                <w:lang w:val="fr-SN" w:eastAsia="fr-FR"/>
              </w:rPr>
              <w:t>99. Autre à préciser</w:t>
            </w:r>
          </w:p>
        </w:tc>
        <w:tc>
          <w:tcPr>
            <w:tcW w:w="1540" w:type="pct"/>
            <w:vAlign w:val="center"/>
          </w:tcPr>
          <w:p w14:paraId="0283502D" w14:textId="41099405" w:rsidR="00FE5FCB" w:rsidRPr="00F324DF" w:rsidRDefault="00292136" w:rsidP="001376D8">
            <w:pPr>
              <w:jc w:val="center"/>
              <w:rPr>
                <w:rFonts w:ascii="Tahoma" w:eastAsia="Times New Roman" w:hAnsi="Tahoma" w:cs="Tahoma"/>
                <w:sz w:val="24"/>
                <w:szCs w:val="24"/>
                <w:lang w:val="fr-FR" w:eastAsia="fr-FR"/>
              </w:rPr>
            </w:pPr>
            <w:r w:rsidRPr="007F74CA">
              <w:rPr>
                <w:rFonts w:ascii="Tahoma" w:hAnsi="Tahoma" w:cs="Tahoma"/>
                <w:color w:val="000000"/>
                <w:sz w:val="24"/>
                <w:szCs w:val="24"/>
              </w:rPr>
              <w:lastRenderedPageBreak/>
              <w:t>|_</w:t>
            </w:r>
            <w:r>
              <w:rPr>
                <w:rFonts w:ascii="Tahoma" w:hAnsi="Tahoma" w:cs="Tahoma"/>
                <w:color w:val="000000"/>
                <w:sz w:val="24"/>
                <w:szCs w:val="24"/>
              </w:rPr>
              <w:t>_</w:t>
            </w:r>
            <w:r w:rsidRPr="007F74CA">
              <w:rPr>
                <w:rFonts w:ascii="Tahoma" w:hAnsi="Tahoma" w:cs="Tahoma"/>
                <w:color w:val="000000"/>
                <w:sz w:val="24"/>
                <w:szCs w:val="24"/>
              </w:rPr>
              <w:t>|__|</w:t>
            </w:r>
          </w:p>
        </w:tc>
      </w:tr>
      <w:tr w:rsidR="00FE5FCB" w:rsidRPr="007F74CA" w14:paraId="05AB972C" w14:textId="77777777" w:rsidTr="00FA2DB7">
        <w:trPr>
          <w:trHeight w:val="228"/>
        </w:trPr>
        <w:tc>
          <w:tcPr>
            <w:tcW w:w="263" w:type="pct"/>
          </w:tcPr>
          <w:p w14:paraId="713D3587" w14:textId="77777777" w:rsidR="00FE5FCB" w:rsidRPr="007F74CA" w:rsidRDefault="00FE5FCB" w:rsidP="001376D8">
            <w:pPr>
              <w:rPr>
                <w:rFonts w:ascii="Tahoma" w:hAnsi="Tahoma" w:cs="Tahoma"/>
                <w:sz w:val="24"/>
                <w:szCs w:val="24"/>
              </w:rPr>
            </w:pPr>
            <w:r w:rsidRPr="007F74CA">
              <w:rPr>
                <w:rFonts w:ascii="Tahoma" w:hAnsi="Tahoma" w:cs="Tahoma"/>
                <w:sz w:val="24"/>
                <w:szCs w:val="24"/>
              </w:rPr>
              <w:t>10</w:t>
            </w:r>
          </w:p>
        </w:tc>
        <w:tc>
          <w:tcPr>
            <w:tcW w:w="1204" w:type="pct"/>
            <w:vAlign w:val="center"/>
          </w:tcPr>
          <w:p w14:paraId="543B756C" w14:textId="27626CD3" w:rsidR="00FE5FCB" w:rsidRPr="00FE5FCB" w:rsidRDefault="00FE5FCB" w:rsidP="008D5909">
            <w:pPr>
              <w:rPr>
                <w:rFonts w:ascii="Tahoma" w:hAnsi="Tahoma" w:cs="Tahoma"/>
                <w:b/>
                <w:bCs/>
                <w:sz w:val="24"/>
                <w:szCs w:val="24"/>
                <w:lang w:val="fr-SN"/>
              </w:rPr>
            </w:pPr>
            <w:r w:rsidRPr="00FE5FCB">
              <w:rPr>
                <w:rFonts w:ascii="Tahoma" w:hAnsi="Tahoma" w:cs="Tahoma"/>
                <w:b/>
                <w:bCs/>
                <w:sz w:val="24"/>
                <w:szCs w:val="24"/>
                <w:lang w:val="fr-SN"/>
              </w:rPr>
              <w:t>Quel</w:t>
            </w:r>
            <w:r w:rsidR="00AC031B">
              <w:rPr>
                <w:rFonts w:ascii="Tahoma" w:hAnsi="Tahoma" w:cs="Tahoma"/>
                <w:b/>
                <w:bCs/>
                <w:sz w:val="24"/>
                <w:szCs w:val="24"/>
                <w:lang w:val="fr-SN"/>
              </w:rPr>
              <w:t xml:space="preserve"> est le principal</w:t>
            </w:r>
            <w:r w:rsidRPr="00FE5FCB">
              <w:rPr>
                <w:rFonts w:ascii="Tahoma" w:hAnsi="Tahoma" w:cs="Tahoma"/>
                <w:b/>
                <w:bCs/>
                <w:sz w:val="24"/>
                <w:szCs w:val="24"/>
                <w:lang w:val="fr-SN"/>
              </w:rPr>
              <w:t xml:space="preserve"> combustibles u</w:t>
            </w:r>
            <w:bookmarkStart w:id="16" w:name="_GoBack"/>
            <w:bookmarkEnd w:id="16"/>
            <w:r w:rsidRPr="00FE5FCB">
              <w:rPr>
                <w:rFonts w:ascii="Tahoma" w:hAnsi="Tahoma" w:cs="Tahoma"/>
                <w:b/>
                <w:bCs/>
                <w:sz w:val="24"/>
                <w:szCs w:val="24"/>
                <w:lang w:val="fr-SN"/>
              </w:rPr>
              <w:t>tilisé par</w:t>
            </w:r>
            <w:r w:rsidR="00734632">
              <w:rPr>
                <w:rFonts w:ascii="Tahoma" w:hAnsi="Tahoma" w:cs="Tahoma"/>
                <w:b/>
                <w:bCs/>
                <w:sz w:val="24"/>
                <w:szCs w:val="24"/>
                <w:lang w:val="fr-SN"/>
              </w:rPr>
              <w:t xml:space="preserve"> le ménage pour la cuisson</w:t>
            </w:r>
          </w:p>
        </w:tc>
        <w:tc>
          <w:tcPr>
            <w:tcW w:w="1993" w:type="pct"/>
          </w:tcPr>
          <w:p w14:paraId="08148C7A" w14:textId="1617B522" w:rsidR="00FE5FCB" w:rsidRPr="00FE5FCB" w:rsidRDefault="000C43F2" w:rsidP="001376D8">
            <w:pPr>
              <w:rPr>
                <w:rFonts w:ascii="Tahoma" w:eastAsia="Times New Roman" w:hAnsi="Tahoma" w:cs="Tahoma"/>
                <w:sz w:val="24"/>
                <w:szCs w:val="24"/>
                <w:lang w:val="fr-SN" w:eastAsia="fr-FR"/>
              </w:rPr>
            </w:pPr>
            <w:r>
              <w:rPr>
                <w:rFonts w:ascii="Tahoma" w:eastAsia="Times New Roman" w:hAnsi="Tahoma" w:cs="Tahoma"/>
                <w:sz w:val="24"/>
                <w:szCs w:val="24"/>
                <w:lang w:val="fr-SN" w:eastAsia="fr-FR"/>
              </w:rPr>
              <w:t>1-</w:t>
            </w:r>
            <w:r w:rsidR="00FE5FCB" w:rsidRPr="00FE5FCB">
              <w:rPr>
                <w:rFonts w:ascii="Tahoma" w:eastAsia="Times New Roman" w:hAnsi="Tahoma" w:cs="Tahoma"/>
                <w:sz w:val="24"/>
                <w:szCs w:val="24"/>
                <w:lang w:val="fr-SN" w:eastAsia="fr-FR"/>
              </w:rPr>
              <w:t>Bois ramassé</w:t>
            </w:r>
          </w:p>
          <w:p w14:paraId="175DC870" w14:textId="78A776D3" w:rsidR="00FE5FCB" w:rsidRPr="00FE5FCB" w:rsidRDefault="000C43F2" w:rsidP="001376D8">
            <w:pPr>
              <w:rPr>
                <w:rFonts w:ascii="Tahoma" w:eastAsia="Times New Roman" w:hAnsi="Tahoma" w:cs="Tahoma"/>
                <w:sz w:val="24"/>
                <w:szCs w:val="24"/>
                <w:lang w:val="fr-SN" w:eastAsia="fr-FR"/>
              </w:rPr>
            </w:pPr>
            <w:r>
              <w:rPr>
                <w:rFonts w:ascii="Tahoma" w:eastAsia="Times New Roman" w:hAnsi="Tahoma" w:cs="Tahoma"/>
                <w:sz w:val="24"/>
                <w:szCs w:val="24"/>
                <w:lang w:val="fr-SN" w:eastAsia="fr-FR"/>
              </w:rPr>
              <w:t>2-</w:t>
            </w:r>
            <w:r w:rsidR="00FE5FCB" w:rsidRPr="00FE5FCB">
              <w:rPr>
                <w:rFonts w:ascii="Tahoma" w:eastAsia="Times New Roman" w:hAnsi="Tahoma" w:cs="Tahoma"/>
                <w:sz w:val="24"/>
                <w:szCs w:val="24"/>
                <w:lang w:val="fr-SN" w:eastAsia="fr-FR"/>
              </w:rPr>
              <w:t>Bois acheté</w:t>
            </w:r>
          </w:p>
          <w:p w14:paraId="03DF394C" w14:textId="659860A0" w:rsidR="00FE5FCB" w:rsidRPr="00FE5FCB" w:rsidRDefault="000C43F2" w:rsidP="001376D8">
            <w:pPr>
              <w:rPr>
                <w:rFonts w:ascii="Tahoma" w:eastAsia="Times New Roman" w:hAnsi="Tahoma" w:cs="Tahoma"/>
                <w:sz w:val="24"/>
                <w:szCs w:val="24"/>
                <w:lang w:val="fr-SN" w:eastAsia="fr-FR"/>
              </w:rPr>
            </w:pPr>
            <w:r>
              <w:rPr>
                <w:rFonts w:ascii="Tahoma" w:eastAsia="Times New Roman" w:hAnsi="Tahoma" w:cs="Tahoma"/>
                <w:sz w:val="24"/>
                <w:szCs w:val="24"/>
                <w:lang w:val="fr-SN" w:eastAsia="fr-FR"/>
              </w:rPr>
              <w:t>3-</w:t>
            </w:r>
            <w:r w:rsidR="00FE5FCB" w:rsidRPr="00FE5FCB">
              <w:rPr>
                <w:rFonts w:ascii="Tahoma" w:eastAsia="Times New Roman" w:hAnsi="Tahoma" w:cs="Tahoma"/>
                <w:sz w:val="24"/>
                <w:szCs w:val="24"/>
                <w:lang w:val="fr-SN" w:eastAsia="fr-FR"/>
              </w:rPr>
              <w:t>Charbon de bois</w:t>
            </w:r>
          </w:p>
          <w:p w14:paraId="25A5CC76" w14:textId="54142922" w:rsidR="00FE5FCB" w:rsidRPr="00FE5FCB" w:rsidRDefault="000C43F2" w:rsidP="001376D8">
            <w:pPr>
              <w:rPr>
                <w:rFonts w:ascii="Tahoma" w:eastAsia="Times New Roman" w:hAnsi="Tahoma" w:cs="Tahoma"/>
                <w:sz w:val="24"/>
                <w:szCs w:val="24"/>
                <w:lang w:val="fr-SN" w:eastAsia="fr-FR"/>
              </w:rPr>
            </w:pPr>
            <w:r>
              <w:rPr>
                <w:rFonts w:ascii="Tahoma" w:eastAsia="Times New Roman" w:hAnsi="Tahoma" w:cs="Tahoma"/>
                <w:sz w:val="24"/>
                <w:szCs w:val="24"/>
                <w:lang w:val="fr-SN" w:eastAsia="fr-FR"/>
              </w:rPr>
              <w:t>4-</w:t>
            </w:r>
            <w:r w:rsidR="00FE5FCB" w:rsidRPr="00FE5FCB">
              <w:rPr>
                <w:rFonts w:ascii="Tahoma" w:eastAsia="Times New Roman" w:hAnsi="Tahoma" w:cs="Tahoma"/>
                <w:sz w:val="24"/>
                <w:szCs w:val="24"/>
                <w:lang w:val="fr-SN" w:eastAsia="fr-FR"/>
              </w:rPr>
              <w:t>Gaz</w:t>
            </w:r>
          </w:p>
          <w:p w14:paraId="64A19904" w14:textId="0F641AA5" w:rsidR="00FE5FCB" w:rsidRPr="00FE5FCB" w:rsidRDefault="000C43F2" w:rsidP="001376D8">
            <w:pPr>
              <w:rPr>
                <w:rFonts w:ascii="Tahoma" w:eastAsia="Times New Roman" w:hAnsi="Tahoma" w:cs="Tahoma"/>
                <w:sz w:val="24"/>
                <w:szCs w:val="24"/>
                <w:lang w:val="fr-SN" w:eastAsia="fr-FR"/>
              </w:rPr>
            </w:pPr>
            <w:r>
              <w:rPr>
                <w:rFonts w:ascii="Tahoma" w:eastAsia="Times New Roman" w:hAnsi="Tahoma" w:cs="Tahoma"/>
                <w:sz w:val="24"/>
                <w:szCs w:val="24"/>
                <w:lang w:val="fr-SN" w:eastAsia="fr-FR"/>
              </w:rPr>
              <w:t>5-</w:t>
            </w:r>
            <w:r w:rsidR="00FE5FCB" w:rsidRPr="00FE5FCB">
              <w:rPr>
                <w:rFonts w:ascii="Tahoma" w:eastAsia="Times New Roman" w:hAnsi="Tahoma" w:cs="Tahoma"/>
                <w:sz w:val="24"/>
                <w:szCs w:val="24"/>
                <w:lang w:val="fr-SN" w:eastAsia="fr-FR"/>
              </w:rPr>
              <w:t>Electricité</w:t>
            </w:r>
          </w:p>
          <w:p w14:paraId="2678199A" w14:textId="68A27510" w:rsidR="00FE5FCB" w:rsidRPr="00FE5FCB" w:rsidRDefault="000C43F2" w:rsidP="001376D8">
            <w:pPr>
              <w:rPr>
                <w:rFonts w:ascii="Tahoma" w:eastAsia="Times New Roman" w:hAnsi="Tahoma" w:cs="Tahoma"/>
                <w:sz w:val="24"/>
                <w:szCs w:val="24"/>
                <w:lang w:val="fr-SN" w:eastAsia="fr-FR"/>
              </w:rPr>
            </w:pPr>
            <w:r>
              <w:rPr>
                <w:rFonts w:ascii="Tahoma" w:eastAsia="Times New Roman" w:hAnsi="Tahoma" w:cs="Tahoma"/>
                <w:sz w:val="24"/>
                <w:szCs w:val="24"/>
                <w:lang w:val="fr-SN" w:eastAsia="fr-FR"/>
              </w:rPr>
              <w:t>6-</w:t>
            </w:r>
            <w:r w:rsidR="00FE5FCB" w:rsidRPr="00FE5FCB">
              <w:rPr>
                <w:rFonts w:ascii="Tahoma" w:eastAsia="Times New Roman" w:hAnsi="Tahoma" w:cs="Tahoma"/>
                <w:sz w:val="24"/>
                <w:szCs w:val="24"/>
                <w:lang w:val="fr-SN" w:eastAsia="fr-FR"/>
              </w:rPr>
              <w:t>Pétrole/Huile</w:t>
            </w:r>
          </w:p>
          <w:p w14:paraId="687AF90B" w14:textId="1703EC51" w:rsidR="00FE5FCB" w:rsidRPr="00FE5FCB" w:rsidRDefault="000C43F2" w:rsidP="001376D8">
            <w:pPr>
              <w:rPr>
                <w:rFonts w:ascii="Tahoma" w:eastAsia="Times New Roman" w:hAnsi="Tahoma" w:cs="Tahoma"/>
                <w:sz w:val="24"/>
                <w:szCs w:val="24"/>
                <w:lang w:val="fr-SN" w:eastAsia="fr-FR"/>
              </w:rPr>
            </w:pPr>
            <w:r>
              <w:rPr>
                <w:rFonts w:ascii="Tahoma" w:eastAsia="Times New Roman" w:hAnsi="Tahoma" w:cs="Tahoma"/>
                <w:sz w:val="24"/>
                <w:szCs w:val="24"/>
                <w:lang w:val="fr-SN" w:eastAsia="fr-FR"/>
              </w:rPr>
              <w:t>7-</w:t>
            </w:r>
            <w:r w:rsidR="00FE5FCB" w:rsidRPr="00FE5FCB">
              <w:rPr>
                <w:rFonts w:ascii="Tahoma" w:eastAsia="Times New Roman" w:hAnsi="Tahoma" w:cs="Tahoma"/>
                <w:sz w:val="24"/>
                <w:szCs w:val="24"/>
                <w:lang w:val="fr-SN" w:eastAsia="fr-FR"/>
              </w:rPr>
              <w:t>Déchets d'animaux</w:t>
            </w:r>
          </w:p>
          <w:p w14:paraId="50B0FB81" w14:textId="1A689BA7" w:rsidR="00FE5FCB" w:rsidRPr="00F324DF" w:rsidRDefault="000C43F2" w:rsidP="001376D8">
            <w:pPr>
              <w:rPr>
                <w:rFonts w:ascii="Tahoma" w:eastAsia="Times New Roman" w:hAnsi="Tahoma" w:cs="Tahoma"/>
                <w:sz w:val="24"/>
                <w:szCs w:val="24"/>
                <w:lang w:val="fr-FR" w:eastAsia="fr-FR"/>
              </w:rPr>
            </w:pPr>
            <w:r w:rsidRPr="00F324DF">
              <w:rPr>
                <w:rFonts w:ascii="Tahoma" w:eastAsia="Times New Roman" w:hAnsi="Tahoma" w:cs="Tahoma"/>
                <w:sz w:val="24"/>
                <w:szCs w:val="24"/>
                <w:lang w:val="fr-FR" w:eastAsia="fr-FR"/>
              </w:rPr>
              <w:t>99-</w:t>
            </w:r>
            <w:r w:rsidR="00292136" w:rsidRPr="007F74CA">
              <w:rPr>
                <w:rFonts w:ascii="Tahoma" w:eastAsia="Times New Roman" w:hAnsi="Tahoma" w:cs="Tahoma"/>
                <w:sz w:val="24"/>
                <w:szCs w:val="24"/>
                <w:lang w:eastAsia="fr-FR"/>
              </w:rPr>
              <w:t xml:space="preserve"> Autre à préciser</w:t>
            </w:r>
          </w:p>
        </w:tc>
        <w:tc>
          <w:tcPr>
            <w:tcW w:w="1540" w:type="pct"/>
            <w:vAlign w:val="center"/>
          </w:tcPr>
          <w:p w14:paraId="30AD5BE8" w14:textId="3A281129" w:rsidR="00FE5FCB" w:rsidRPr="007F74CA" w:rsidRDefault="00292136" w:rsidP="001376D8">
            <w:pPr>
              <w:jc w:val="center"/>
              <w:rPr>
                <w:rFonts w:ascii="Tahoma" w:eastAsia="Times New Roman" w:hAnsi="Tahoma" w:cs="Tahoma"/>
                <w:sz w:val="24"/>
                <w:szCs w:val="24"/>
                <w:lang w:eastAsia="fr-FR"/>
              </w:rPr>
            </w:pPr>
            <w:r w:rsidRPr="007F74CA">
              <w:rPr>
                <w:rFonts w:ascii="Tahoma" w:hAnsi="Tahoma" w:cs="Tahoma"/>
                <w:color w:val="000000"/>
                <w:sz w:val="24"/>
                <w:szCs w:val="24"/>
              </w:rPr>
              <w:t>|_</w:t>
            </w:r>
            <w:r>
              <w:rPr>
                <w:rFonts w:ascii="Tahoma" w:hAnsi="Tahoma" w:cs="Tahoma"/>
                <w:color w:val="000000"/>
                <w:sz w:val="24"/>
                <w:szCs w:val="24"/>
              </w:rPr>
              <w:t>_</w:t>
            </w:r>
            <w:r w:rsidRPr="007F74CA">
              <w:rPr>
                <w:rFonts w:ascii="Tahoma" w:hAnsi="Tahoma" w:cs="Tahoma"/>
                <w:color w:val="000000"/>
                <w:sz w:val="24"/>
                <w:szCs w:val="24"/>
              </w:rPr>
              <w:t>|__|</w:t>
            </w:r>
          </w:p>
        </w:tc>
      </w:tr>
      <w:tr w:rsidR="00FE5FCB" w:rsidRPr="007F74CA" w14:paraId="581AF130" w14:textId="77777777" w:rsidTr="00FA2DB7">
        <w:trPr>
          <w:trHeight w:val="228"/>
        </w:trPr>
        <w:tc>
          <w:tcPr>
            <w:tcW w:w="263" w:type="pct"/>
          </w:tcPr>
          <w:p w14:paraId="22D315D4" w14:textId="77777777" w:rsidR="00FE5FCB" w:rsidRPr="007F74CA" w:rsidRDefault="00FE5FCB" w:rsidP="001376D8">
            <w:pPr>
              <w:rPr>
                <w:rFonts w:ascii="Tahoma" w:hAnsi="Tahoma" w:cs="Tahoma"/>
                <w:sz w:val="24"/>
                <w:szCs w:val="24"/>
              </w:rPr>
            </w:pPr>
            <w:r w:rsidRPr="007F74CA">
              <w:rPr>
                <w:rFonts w:ascii="Tahoma" w:hAnsi="Tahoma" w:cs="Tahoma"/>
                <w:sz w:val="24"/>
                <w:szCs w:val="24"/>
              </w:rPr>
              <w:t>11</w:t>
            </w:r>
          </w:p>
        </w:tc>
        <w:tc>
          <w:tcPr>
            <w:tcW w:w="1204" w:type="pct"/>
            <w:vAlign w:val="center"/>
          </w:tcPr>
          <w:p w14:paraId="16F92B41" w14:textId="77777777" w:rsidR="00FE5FCB" w:rsidRPr="00FE5FCB" w:rsidRDefault="00FE5FCB" w:rsidP="001376D8">
            <w:pPr>
              <w:rPr>
                <w:rFonts w:ascii="Tahoma" w:hAnsi="Tahoma" w:cs="Tahoma"/>
                <w:b/>
                <w:bCs/>
                <w:sz w:val="24"/>
                <w:szCs w:val="24"/>
                <w:lang w:val="fr-SN"/>
              </w:rPr>
            </w:pPr>
            <w:r w:rsidRPr="007728C5">
              <w:rPr>
                <w:rFonts w:ascii="Tahoma" w:hAnsi="Tahoma" w:cs="Tahoma"/>
                <w:b/>
                <w:bCs/>
                <w:sz w:val="24"/>
                <w:szCs w:val="24"/>
                <w:highlight w:val="yellow"/>
                <w:lang w:val="fr-SN"/>
                <w:rPrChange w:id="17" w:author="Ousseynou MBAYE" w:date="2025-04-08T10:30:00Z">
                  <w:rPr>
                    <w:rFonts w:ascii="Tahoma" w:hAnsi="Tahoma" w:cs="Tahoma"/>
                    <w:b/>
                    <w:bCs/>
                    <w:sz w:val="24"/>
                    <w:szCs w:val="24"/>
                    <w:lang w:val="fr-SN"/>
                  </w:rPr>
                </w:rPrChange>
              </w:rPr>
              <w:t>Quel est le principal matériau de construction des murs extérieurs ?</w:t>
            </w:r>
          </w:p>
        </w:tc>
        <w:tc>
          <w:tcPr>
            <w:tcW w:w="1993" w:type="pct"/>
          </w:tcPr>
          <w:p w14:paraId="6FFD09CB" w14:textId="57F050A6" w:rsidR="00FE5FCB" w:rsidRPr="00FE5FCB" w:rsidRDefault="000C43F2" w:rsidP="001376D8">
            <w:pPr>
              <w:rPr>
                <w:rFonts w:ascii="Tahoma" w:eastAsia="Times New Roman" w:hAnsi="Tahoma" w:cs="Tahoma"/>
                <w:sz w:val="24"/>
                <w:szCs w:val="24"/>
                <w:lang w:val="fr-SN" w:eastAsia="fr-FR"/>
              </w:rPr>
            </w:pPr>
            <w:r>
              <w:rPr>
                <w:rFonts w:ascii="Tahoma" w:eastAsia="Times New Roman" w:hAnsi="Tahoma" w:cs="Tahoma"/>
                <w:sz w:val="24"/>
                <w:szCs w:val="24"/>
                <w:lang w:val="fr-SN" w:eastAsia="fr-FR"/>
              </w:rPr>
              <w:t>1-</w:t>
            </w:r>
            <w:r w:rsidR="00FE5FCB" w:rsidRPr="00FE5FCB">
              <w:rPr>
                <w:rFonts w:ascii="Tahoma" w:eastAsia="Times New Roman" w:hAnsi="Tahoma" w:cs="Tahoma"/>
                <w:sz w:val="24"/>
                <w:szCs w:val="24"/>
                <w:lang w:val="fr-SN" w:eastAsia="fr-FR"/>
              </w:rPr>
              <w:t>Ciment/Béton/Pierres de taille</w:t>
            </w:r>
          </w:p>
          <w:p w14:paraId="596D9EE4" w14:textId="39F929E8" w:rsidR="00FE5FCB" w:rsidRPr="00FE5FCB" w:rsidRDefault="000C43F2" w:rsidP="001376D8">
            <w:pPr>
              <w:rPr>
                <w:rFonts w:ascii="Tahoma" w:eastAsia="Times New Roman" w:hAnsi="Tahoma" w:cs="Tahoma"/>
                <w:sz w:val="24"/>
                <w:szCs w:val="24"/>
                <w:lang w:val="fr-SN" w:eastAsia="fr-FR"/>
              </w:rPr>
            </w:pPr>
            <w:r>
              <w:rPr>
                <w:rFonts w:ascii="Tahoma" w:eastAsia="Times New Roman" w:hAnsi="Tahoma" w:cs="Tahoma"/>
                <w:sz w:val="24"/>
                <w:szCs w:val="24"/>
                <w:lang w:val="fr-SN" w:eastAsia="fr-FR"/>
              </w:rPr>
              <w:t>2-</w:t>
            </w:r>
            <w:r w:rsidR="00FE5FCB" w:rsidRPr="00FE5FCB">
              <w:rPr>
                <w:rFonts w:ascii="Tahoma" w:eastAsia="Times New Roman" w:hAnsi="Tahoma" w:cs="Tahoma"/>
                <w:sz w:val="24"/>
                <w:szCs w:val="24"/>
                <w:lang w:val="fr-SN" w:eastAsia="fr-FR"/>
              </w:rPr>
              <w:t>Briques cuites</w:t>
            </w:r>
          </w:p>
          <w:p w14:paraId="5D756B44" w14:textId="181A7794" w:rsidR="00FE5FCB" w:rsidRPr="00FE5FCB" w:rsidRDefault="000C43F2" w:rsidP="001376D8">
            <w:pPr>
              <w:rPr>
                <w:rFonts w:ascii="Tahoma" w:eastAsia="Times New Roman" w:hAnsi="Tahoma" w:cs="Tahoma"/>
                <w:sz w:val="24"/>
                <w:szCs w:val="24"/>
                <w:lang w:val="fr-SN" w:eastAsia="fr-FR"/>
              </w:rPr>
            </w:pPr>
            <w:r>
              <w:rPr>
                <w:rFonts w:ascii="Tahoma" w:eastAsia="Times New Roman" w:hAnsi="Tahoma" w:cs="Tahoma"/>
                <w:sz w:val="24"/>
                <w:szCs w:val="24"/>
                <w:lang w:val="fr-SN" w:eastAsia="fr-FR"/>
              </w:rPr>
              <w:t>3-</w:t>
            </w:r>
            <w:r w:rsidR="00FE5FCB" w:rsidRPr="00FE5FCB">
              <w:rPr>
                <w:rFonts w:ascii="Tahoma" w:eastAsia="Times New Roman" w:hAnsi="Tahoma" w:cs="Tahoma"/>
                <w:sz w:val="24"/>
                <w:szCs w:val="24"/>
                <w:lang w:val="fr-SN" w:eastAsia="fr-FR"/>
              </w:rPr>
              <w:t>Bac alu, vitres, etc</w:t>
            </w:r>
          </w:p>
          <w:p w14:paraId="7CA0F2C1" w14:textId="671D21EA" w:rsidR="00FE5FCB" w:rsidRPr="00FE5FCB" w:rsidRDefault="000C43F2" w:rsidP="001376D8">
            <w:pPr>
              <w:rPr>
                <w:rFonts w:ascii="Tahoma" w:eastAsia="Times New Roman" w:hAnsi="Tahoma" w:cs="Tahoma"/>
                <w:sz w:val="24"/>
                <w:szCs w:val="24"/>
                <w:lang w:val="fr-SN" w:eastAsia="fr-FR"/>
              </w:rPr>
            </w:pPr>
            <w:r>
              <w:rPr>
                <w:rFonts w:ascii="Tahoma" w:eastAsia="Times New Roman" w:hAnsi="Tahoma" w:cs="Tahoma"/>
                <w:sz w:val="24"/>
                <w:szCs w:val="24"/>
                <w:lang w:val="fr-SN" w:eastAsia="fr-FR"/>
              </w:rPr>
              <w:t>4-</w:t>
            </w:r>
            <w:r w:rsidR="00FE5FCB" w:rsidRPr="00FE5FCB">
              <w:rPr>
                <w:rFonts w:ascii="Tahoma" w:eastAsia="Times New Roman" w:hAnsi="Tahoma" w:cs="Tahoma"/>
                <w:sz w:val="24"/>
                <w:szCs w:val="24"/>
                <w:lang w:val="fr-SN" w:eastAsia="fr-FR"/>
              </w:rPr>
              <w:t>Banco amélioré/ semi-dur</w:t>
            </w:r>
          </w:p>
          <w:p w14:paraId="458DDB43" w14:textId="2FA6F4D5" w:rsidR="00FE5FCB" w:rsidRPr="00FE5FCB" w:rsidRDefault="000C43F2" w:rsidP="001376D8">
            <w:pPr>
              <w:rPr>
                <w:rFonts w:ascii="Tahoma" w:eastAsia="Times New Roman" w:hAnsi="Tahoma" w:cs="Tahoma"/>
                <w:sz w:val="24"/>
                <w:szCs w:val="24"/>
                <w:lang w:val="fr-SN" w:eastAsia="fr-FR"/>
              </w:rPr>
            </w:pPr>
            <w:r>
              <w:rPr>
                <w:rFonts w:ascii="Tahoma" w:eastAsia="Times New Roman" w:hAnsi="Tahoma" w:cs="Tahoma"/>
                <w:sz w:val="24"/>
                <w:szCs w:val="24"/>
                <w:lang w:val="fr-SN" w:eastAsia="fr-FR"/>
              </w:rPr>
              <w:t>5-</w:t>
            </w:r>
            <w:r w:rsidR="00FE5FCB" w:rsidRPr="00FE5FCB">
              <w:rPr>
                <w:rFonts w:ascii="Tahoma" w:eastAsia="Times New Roman" w:hAnsi="Tahoma" w:cs="Tahoma"/>
                <w:sz w:val="24"/>
                <w:szCs w:val="24"/>
                <w:lang w:val="fr-SN" w:eastAsia="fr-FR"/>
              </w:rPr>
              <w:t>Matériaux de récupération (planches, toles,…)</w:t>
            </w:r>
          </w:p>
          <w:p w14:paraId="6E216AA2" w14:textId="54B6FEB5" w:rsidR="00FE5FCB" w:rsidRPr="00FE5FCB" w:rsidRDefault="000C43F2" w:rsidP="001376D8">
            <w:pPr>
              <w:rPr>
                <w:rFonts w:ascii="Tahoma" w:eastAsia="Times New Roman" w:hAnsi="Tahoma" w:cs="Tahoma"/>
                <w:sz w:val="24"/>
                <w:szCs w:val="24"/>
                <w:lang w:val="fr-SN" w:eastAsia="fr-FR"/>
              </w:rPr>
            </w:pPr>
            <w:r>
              <w:rPr>
                <w:rFonts w:ascii="Tahoma" w:eastAsia="Times New Roman" w:hAnsi="Tahoma" w:cs="Tahoma"/>
                <w:sz w:val="24"/>
                <w:szCs w:val="24"/>
                <w:lang w:val="fr-SN" w:eastAsia="fr-FR"/>
              </w:rPr>
              <w:t>6-</w:t>
            </w:r>
            <w:r w:rsidR="00FE5FCB" w:rsidRPr="00FE5FCB">
              <w:rPr>
                <w:rFonts w:ascii="Tahoma" w:eastAsia="Times New Roman" w:hAnsi="Tahoma" w:cs="Tahoma"/>
                <w:sz w:val="24"/>
                <w:szCs w:val="24"/>
                <w:lang w:val="fr-SN" w:eastAsia="fr-FR"/>
              </w:rPr>
              <w:t>Pierres simples (Traditionnelles)</w:t>
            </w:r>
          </w:p>
          <w:p w14:paraId="1304CC21" w14:textId="0A7B91BC" w:rsidR="00FE5FCB" w:rsidRPr="00FE5FCB" w:rsidRDefault="000C43F2" w:rsidP="001376D8">
            <w:pPr>
              <w:rPr>
                <w:rFonts w:ascii="Tahoma" w:eastAsia="Times New Roman" w:hAnsi="Tahoma" w:cs="Tahoma"/>
                <w:sz w:val="24"/>
                <w:szCs w:val="24"/>
                <w:lang w:val="fr-SN" w:eastAsia="fr-FR"/>
              </w:rPr>
            </w:pPr>
            <w:r>
              <w:rPr>
                <w:rFonts w:ascii="Tahoma" w:eastAsia="Times New Roman" w:hAnsi="Tahoma" w:cs="Tahoma"/>
                <w:sz w:val="24"/>
                <w:szCs w:val="24"/>
                <w:lang w:val="fr-SN" w:eastAsia="fr-FR"/>
              </w:rPr>
              <w:t>7-</w:t>
            </w:r>
            <w:r w:rsidR="00FE5FCB" w:rsidRPr="00FE5FCB">
              <w:rPr>
                <w:rFonts w:ascii="Tahoma" w:eastAsia="Times New Roman" w:hAnsi="Tahoma" w:cs="Tahoma"/>
                <w:sz w:val="24"/>
                <w:szCs w:val="24"/>
                <w:lang w:val="fr-SN" w:eastAsia="fr-FR"/>
              </w:rPr>
              <w:t>Paille, Banco, motte de terre</w:t>
            </w:r>
          </w:p>
          <w:p w14:paraId="3A17CA75" w14:textId="2E273447" w:rsidR="00FE5FCB" w:rsidRPr="007F74CA" w:rsidRDefault="000C43F2" w:rsidP="001376D8">
            <w:pPr>
              <w:rPr>
                <w:rFonts w:ascii="Tahoma" w:eastAsia="Times New Roman" w:hAnsi="Tahoma" w:cs="Tahoma"/>
                <w:sz w:val="24"/>
                <w:szCs w:val="24"/>
                <w:lang w:eastAsia="fr-FR"/>
              </w:rPr>
            </w:pPr>
            <w:r>
              <w:rPr>
                <w:rFonts w:ascii="Tahoma" w:eastAsia="Times New Roman" w:hAnsi="Tahoma" w:cs="Tahoma"/>
                <w:sz w:val="24"/>
                <w:szCs w:val="24"/>
                <w:lang w:eastAsia="fr-FR"/>
              </w:rPr>
              <w:t>99-</w:t>
            </w:r>
            <w:r w:rsidR="00292136" w:rsidRPr="007F74CA">
              <w:rPr>
                <w:rFonts w:ascii="Tahoma" w:eastAsia="Times New Roman" w:hAnsi="Tahoma" w:cs="Tahoma"/>
                <w:sz w:val="24"/>
                <w:szCs w:val="24"/>
                <w:lang w:eastAsia="fr-FR"/>
              </w:rPr>
              <w:t xml:space="preserve"> Autre à préciser</w:t>
            </w:r>
          </w:p>
        </w:tc>
        <w:tc>
          <w:tcPr>
            <w:tcW w:w="1540" w:type="pct"/>
            <w:vAlign w:val="center"/>
          </w:tcPr>
          <w:p w14:paraId="3DBEB462" w14:textId="310D4E3A" w:rsidR="00FE5FCB" w:rsidRPr="007F74CA" w:rsidRDefault="00292136" w:rsidP="001376D8">
            <w:pPr>
              <w:jc w:val="center"/>
              <w:rPr>
                <w:rFonts w:ascii="Tahoma" w:eastAsia="Times New Roman" w:hAnsi="Tahoma" w:cs="Tahoma"/>
                <w:sz w:val="24"/>
                <w:szCs w:val="24"/>
                <w:lang w:eastAsia="fr-FR"/>
              </w:rPr>
            </w:pPr>
            <w:r w:rsidRPr="007F74CA">
              <w:rPr>
                <w:rFonts w:ascii="Tahoma" w:hAnsi="Tahoma" w:cs="Tahoma"/>
                <w:color w:val="000000"/>
                <w:sz w:val="24"/>
                <w:szCs w:val="24"/>
              </w:rPr>
              <w:t>|_</w:t>
            </w:r>
            <w:r>
              <w:rPr>
                <w:rFonts w:ascii="Tahoma" w:hAnsi="Tahoma" w:cs="Tahoma"/>
                <w:color w:val="000000"/>
                <w:sz w:val="24"/>
                <w:szCs w:val="24"/>
              </w:rPr>
              <w:t>_</w:t>
            </w:r>
            <w:r w:rsidRPr="007F74CA">
              <w:rPr>
                <w:rFonts w:ascii="Tahoma" w:hAnsi="Tahoma" w:cs="Tahoma"/>
                <w:color w:val="000000"/>
                <w:sz w:val="24"/>
                <w:szCs w:val="24"/>
              </w:rPr>
              <w:t>|__|</w:t>
            </w:r>
          </w:p>
        </w:tc>
      </w:tr>
      <w:tr w:rsidR="00FE5FCB" w:rsidRPr="007F74CA" w14:paraId="33AFE556" w14:textId="77777777" w:rsidTr="00FA2DB7">
        <w:trPr>
          <w:trHeight w:val="228"/>
        </w:trPr>
        <w:tc>
          <w:tcPr>
            <w:tcW w:w="263" w:type="pct"/>
          </w:tcPr>
          <w:p w14:paraId="1CA39342" w14:textId="77777777" w:rsidR="00FE5FCB" w:rsidRPr="007F74CA" w:rsidRDefault="00FE5FCB" w:rsidP="001376D8">
            <w:pPr>
              <w:rPr>
                <w:rFonts w:ascii="Tahoma" w:hAnsi="Tahoma" w:cs="Tahoma"/>
                <w:sz w:val="24"/>
                <w:szCs w:val="24"/>
              </w:rPr>
            </w:pPr>
            <w:r w:rsidRPr="007F74CA">
              <w:rPr>
                <w:rFonts w:ascii="Tahoma" w:hAnsi="Tahoma" w:cs="Tahoma"/>
                <w:sz w:val="24"/>
                <w:szCs w:val="24"/>
              </w:rPr>
              <w:t>12</w:t>
            </w:r>
          </w:p>
        </w:tc>
        <w:tc>
          <w:tcPr>
            <w:tcW w:w="1204" w:type="pct"/>
            <w:vAlign w:val="center"/>
          </w:tcPr>
          <w:p w14:paraId="4A551621" w14:textId="77777777" w:rsidR="00FE5FCB" w:rsidRPr="00FE5FCB" w:rsidRDefault="00FE5FCB" w:rsidP="001376D8">
            <w:pPr>
              <w:rPr>
                <w:rFonts w:ascii="Tahoma" w:hAnsi="Tahoma" w:cs="Tahoma"/>
                <w:b/>
                <w:bCs/>
                <w:sz w:val="24"/>
                <w:szCs w:val="24"/>
                <w:lang w:val="fr-SN"/>
              </w:rPr>
            </w:pPr>
            <w:r w:rsidRPr="007728C5">
              <w:rPr>
                <w:rFonts w:ascii="Tahoma" w:hAnsi="Tahoma" w:cs="Tahoma"/>
                <w:b/>
                <w:bCs/>
                <w:sz w:val="24"/>
                <w:szCs w:val="24"/>
                <w:highlight w:val="yellow"/>
                <w:lang w:val="fr-SN"/>
                <w:rPrChange w:id="18" w:author="Ousseynou MBAYE" w:date="2025-04-08T10:29:00Z">
                  <w:rPr>
                    <w:rFonts w:ascii="Tahoma" w:hAnsi="Tahoma" w:cs="Tahoma"/>
                    <w:b/>
                    <w:bCs/>
                    <w:sz w:val="24"/>
                    <w:szCs w:val="24"/>
                    <w:lang w:val="fr-SN"/>
                  </w:rPr>
                </w:rPrChange>
              </w:rPr>
              <w:t>Quel est le principal matériau du toit ?</w:t>
            </w:r>
          </w:p>
        </w:tc>
        <w:tc>
          <w:tcPr>
            <w:tcW w:w="1993" w:type="pct"/>
          </w:tcPr>
          <w:p w14:paraId="3D3ED0F2" w14:textId="09B969F4" w:rsidR="00FE5FCB" w:rsidRPr="00FE5FCB" w:rsidRDefault="000C43F2" w:rsidP="001376D8">
            <w:pPr>
              <w:rPr>
                <w:rFonts w:ascii="Tahoma" w:eastAsia="Times New Roman" w:hAnsi="Tahoma" w:cs="Tahoma"/>
                <w:sz w:val="24"/>
                <w:szCs w:val="24"/>
                <w:lang w:val="fr-SN" w:eastAsia="fr-FR"/>
              </w:rPr>
            </w:pPr>
            <w:r>
              <w:rPr>
                <w:rFonts w:ascii="Tahoma" w:eastAsia="Times New Roman" w:hAnsi="Tahoma" w:cs="Tahoma"/>
                <w:sz w:val="24"/>
                <w:szCs w:val="24"/>
                <w:lang w:val="fr-SN" w:eastAsia="fr-FR"/>
              </w:rPr>
              <w:t>1-</w:t>
            </w:r>
            <w:r w:rsidR="00FE5FCB" w:rsidRPr="00FE5FCB">
              <w:rPr>
                <w:rFonts w:ascii="Tahoma" w:eastAsia="Times New Roman" w:hAnsi="Tahoma" w:cs="Tahoma"/>
                <w:sz w:val="24"/>
                <w:szCs w:val="24"/>
                <w:lang w:val="fr-SN" w:eastAsia="fr-FR"/>
              </w:rPr>
              <w:t>Dalle en ciment</w:t>
            </w:r>
          </w:p>
          <w:p w14:paraId="2DE2AF67" w14:textId="281ED5F6" w:rsidR="00FE5FCB" w:rsidRPr="00FE5FCB" w:rsidRDefault="000C43F2" w:rsidP="001376D8">
            <w:pPr>
              <w:rPr>
                <w:rFonts w:ascii="Tahoma" w:eastAsia="Times New Roman" w:hAnsi="Tahoma" w:cs="Tahoma"/>
                <w:sz w:val="24"/>
                <w:szCs w:val="24"/>
                <w:lang w:val="fr-SN" w:eastAsia="fr-FR"/>
              </w:rPr>
            </w:pPr>
            <w:r>
              <w:rPr>
                <w:rFonts w:ascii="Tahoma" w:eastAsia="Times New Roman" w:hAnsi="Tahoma" w:cs="Tahoma"/>
                <w:sz w:val="24"/>
                <w:szCs w:val="24"/>
                <w:lang w:val="fr-SN" w:eastAsia="fr-FR"/>
              </w:rPr>
              <w:t>2-</w:t>
            </w:r>
            <w:r w:rsidR="00FE5FCB" w:rsidRPr="00FE5FCB">
              <w:rPr>
                <w:rFonts w:ascii="Tahoma" w:eastAsia="Times New Roman" w:hAnsi="Tahoma" w:cs="Tahoma"/>
                <w:sz w:val="24"/>
                <w:szCs w:val="24"/>
                <w:lang w:val="fr-SN" w:eastAsia="fr-FR"/>
              </w:rPr>
              <w:t>Tuile</w:t>
            </w:r>
          </w:p>
          <w:p w14:paraId="6C6FD3F0" w14:textId="07CDC895" w:rsidR="00FE5FCB" w:rsidRPr="00FE5FCB" w:rsidRDefault="000C43F2" w:rsidP="001376D8">
            <w:pPr>
              <w:rPr>
                <w:rFonts w:ascii="Tahoma" w:eastAsia="Times New Roman" w:hAnsi="Tahoma" w:cs="Tahoma"/>
                <w:sz w:val="24"/>
                <w:szCs w:val="24"/>
                <w:lang w:val="fr-SN" w:eastAsia="fr-FR"/>
              </w:rPr>
            </w:pPr>
            <w:r>
              <w:rPr>
                <w:rFonts w:ascii="Tahoma" w:eastAsia="Times New Roman" w:hAnsi="Tahoma" w:cs="Tahoma"/>
                <w:sz w:val="24"/>
                <w:szCs w:val="24"/>
                <w:lang w:val="fr-SN" w:eastAsia="fr-FR"/>
              </w:rPr>
              <w:t>3-</w:t>
            </w:r>
            <w:r w:rsidR="00FE5FCB" w:rsidRPr="00FE5FCB">
              <w:rPr>
                <w:rFonts w:ascii="Tahoma" w:eastAsia="Times New Roman" w:hAnsi="Tahoma" w:cs="Tahoma"/>
                <w:sz w:val="24"/>
                <w:szCs w:val="24"/>
                <w:lang w:val="fr-SN" w:eastAsia="fr-FR"/>
              </w:rPr>
              <w:t>Tôles</w:t>
            </w:r>
          </w:p>
          <w:p w14:paraId="19229002" w14:textId="6E9A850E" w:rsidR="00FE5FCB" w:rsidRPr="00FE5FCB" w:rsidRDefault="000C43F2" w:rsidP="001376D8">
            <w:pPr>
              <w:rPr>
                <w:rFonts w:ascii="Tahoma" w:eastAsia="Times New Roman" w:hAnsi="Tahoma" w:cs="Tahoma"/>
                <w:sz w:val="24"/>
                <w:szCs w:val="24"/>
                <w:lang w:val="fr-SN" w:eastAsia="fr-FR"/>
              </w:rPr>
            </w:pPr>
            <w:r>
              <w:rPr>
                <w:rFonts w:ascii="Tahoma" w:eastAsia="Times New Roman" w:hAnsi="Tahoma" w:cs="Tahoma"/>
                <w:sz w:val="24"/>
                <w:szCs w:val="24"/>
                <w:lang w:val="fr-SN" w:eastAsia="fr-FR"/>
              </w:rPr>
              <w:t>4-</w:t>
            </w:r>
            <w:r w:rsidR="00FE5FCB" w:rsidRPr="00FE5FCB">
              <w:rPr>
                <w:rFonts w:ascii="Tahoma" w:eastAsia="Times New Roman" w:hAnsi="Tahoma" w:cs="Tahoma"/>
                <w:sz w:val="24"/>
                <w:szCs w:val="24"/>
                <w:lang w:val="fr-SN" w:eastAsia="fr-FR"/>
              </w:rPr>
              <w:t>Paille</w:t>
            </w:r>
          </w:p>
          <w:p w14:paraId="5DFB4CE7" w14:textId="5406E80B" w:rsidR="00FE5FCB" w:rsidRPr="00FE5FCB" w:rsidRDefault="000C43F2" w:rsidP="001376D8">
            <w:pPr>
              <w:rPr>
                <w:rFonts w:ascii="Tahoma" w:eastAsia="Times New Roman" w:hAnsi="Tahoma" w:cs="Tahoma"/>
                <w:sz w:val="24"/>
                <w:szCs w:val="24"/>
                <w:lang w:val="fr-SN" w:eastAsia="fr-FR"/>
              </w:rPr>
            </w:pPr>
            <w:r>
              <w:rPr>
                <w:rFonts w:ascii="Tahoma" w:eastAsia="Times New Roman" w:hAnsi="Tahoma" w:cs="Tahoma"/>
                <w:sz w:val="24"/>
                <w:szCs w:val="24"/>
                <w:lang w:val="fr-SN" w:eastAsia="fr-FR"/>
              </w:rPr>
              <w:t>5-</w:t>
            </w:r>
            <w:r w:rsidR="00FE5FCB" w:rsidRPr="00FE5FCB">
              <w:rPr>
                <w:rFonts w:ascii="Tahoma" w:eastAsia="Times New Roman" w:hAnsi="Tahoma" w:cs="Tahoma"/>
                <w:sz w:val="24"/>
                <w:szCs w:val="24"/>
                <w:lang w:val="fr-SN" w:eastAsia="fr-FR"/>
              </w:rPr>
              <w:t>Banco</w:t>
            </w:r>
          </w:p>
          <w:p w14:paraId="0CC23242" w14:textId="4A580A1D" w:rsidR="00FE5FCB" w:rsidRPr="00FE5FCB" w:rsidRDefault="000C43F2" w:rsidP="001376D8">
            <w:pPr>
              <w:rPr>
                <w:rFonts w:ascii="Tahoma" w:eastAsia="Times New Roman" w:hAnsi="Tahoma" w:cs="Tahoma"/>
                <w:sz w:val="24"/>
                <w:szCs w:val="24"/>
                <w:lang w:val="fr-SN" w:eastAsia="fr-FR"/>
              </w:rPr>
            </w:pPr>
            <w:r>
              <w:rPr>
                <w:rFonts w:ascii="Tahoma" w:eastAsia="Times New Roman" w:hAnsi="Tahoma" w:cs="Tahoma"/>
                <w:sz w:val="24"/>
                <w:szCs w:val="24"/>
                <w:lang w:val="fr-SN" w:eastAsia="fr-FR"/>
              </w:rPr>
              <w:t>6-</w:t>
            </w:r>
            <w:r w:rsidR="00FE5FCB" w:rsidRPr="00FE5FCB">
              <w:rPr>
                <w:rFonts w:ascii="Tahoma" w:eastAsia="Times New Roman" w:hAnsi="Tahoma" w:cs="Tahoma"/>
                <w:sz w:val="24"/>
                <w:szCs w:val="24"/>
                <w:lang w:val="fr-SN" w:eastAsia="fr-FR"/>
              </w:rPr>
              <w:t>Chaume</w:t>
            </w:r>
          </w:p>
          <w:p w14:paraId="110EB684" w14:textId="544AC166" w:rsidR="00FE5FCB" w:rsidRPr="00FE5FCB" w:rsidRDefault="000C43F2" w:rsidP="001376D8">
            <w:pPr>
              <w:rPr>
                <w:rFonts w:ascii="Tahoma" w:eastAsia="Times New Roman" w:hAnsi="Tahoma" w:cs="Tahoma"/>
                <w:sz w:val="24"/>
                <w:szCs w:val="24"/>
                <w:lang w:val="fr-SN" w:eastAsia="fr-FR"/>
              </w:rPr>
            </w:pPr>
            <w:r>
              <w:rPr>
                <w:rFonts w:ascii="Tahoma" w:eastAsia="Times New Roman" w:hAnsi="Tahoma" w:cs="Tahoma"/>
                <w:sz w:val="24"/>
                <w:szCs w:val="24"/>
                <w:lang w:val="fr-SN" w:eastAsia="fr-FR"/>
              </w:rPr>
              <w:t>7-</w:t>
            </w:r>
            <w:r w:rsidR="00FE5FCB" w:rsidRPr="00FE5FCB">
              <w:rPr>
                <w:rFonts w:ascii="Tahoma" w:eastAsia="Times New Roman" w:hAnsi="Tahoma" w:cs="Tahoma"/>
                <w:sz w:val="24"/>
                <w:szCs w:val="24"/>
                <w:lang w:val="fr-SN" w:eastAsia="fr-FR"/>
              </w:rPr>
              <w:t>Nattes</w:t>
            </w:r>
          </w:p>
          <w:p w14:paraId="7C7CA3B1" w14:textId="667ED704" w:rsidR="00FE5FCB" w:rsidRPr="00FE5FCB" w:rsidRDefault="000C43F2" w:rsidP="001376D8">
            <w:pPr>
              <w:rPr>
                <w:rFonts w:ascii="Tahoma" w:eastAsia="Times New Roman" w:hAnsi="Tahoma" w:cs="Tahoma"/>
                <w:sz w:val="24"/>
                <w:szCs w:val="24"/>
                <w:lang w:val="fr-SN" w:eastAsia="fr-FR"/>
              </w:rPr>
            </w:pPr>
            <w:r>
              <w:rPr>
                <w:rFonts w:ascii="Tahoma" w:eastAsia="Times New Roman" w:hAnsi="Tahoma" w:cs="Tahoma"/>
                <w:sz w:val="24"/>
                <w:szCs w:val="24"/>
                <w:lang w:val="fr-SN" w:eastAsia="fr-FR"/>
              </w:rPr>
              <w:t>99-</w:t>
            </w:r>
            <w:r w:rsidR="00292136" w:rsidRPr="00DF7B12">
              <w:rPr>
                <w:rFonts w:ascii="Tahoma" w:eastAsia="Times New Roman" w:hAnsi="Tahoma" w:cs="Tahoma"/>
                <w:sz w:val="24"/>
                <w:szCs w:val="24"/>
                <w:lang w:val="fr-FR" w:eastAsia="fr-FR"/>
              </w:rPr>
              <w:t xml:space="preserve"> Autre à préciser</w:t>
            </w:r>
          </w:p>
        </w:tc>
        <w:tc>
          <w:tcPr>
            <w:tcW w:w="1540" w:type="pct"/>
            <w:vAlign w:val="center"/>
          </w:tcPr>
          <w:p w14:paraId="54A0B0EA" w14:textId="2B0BAD64" w:rsidR="00FE5FCB" w:rsidRPr="007F74CA" w:rsidRDefault="00292136" w:rsidP="001376D8">
            <w:pPr>
              <w:jc w:val="center"/>
              <w:rPr>
                <w:rFonts w:ascii="Tahoma" w:eastAsia="Times New Roman" w:hAnsi="Tahoma" w:cs="Tahoma"/>
                <w:sz w:val="24"/>
                <w:szCs w:val="24"/>
                <w:lang w:eastAsia="fr-FR"/>
              </w:rPr>
            </w:pPr>
            <w:r w:rsidRPr="007F74CA">
              <w:rPr>
                <w:rFonts w:ascii="Tahoma" w:hAnsi="Tahoma" w:cs="Tahoma"/>
                <w:color w:val="000000"/>
                <w:sz w:val="24"/>
                <w:szCs w:val="24"/>
              </w:rPr>
              <w:t>|_</w:t>
            </w:r>
            <w:r>
              <w:rPr>
                <w:rFonts w:ascii="Tahoma" w:hAnsi="Tahoma" w:cs="Tahoma"/>
                <w:color w:val="000000"/>
                <w:sz w:val="24"/>
                <w:szCs w:val="24"/>
              </w:rPr>
              <w:t>_</w:t>
            </w:r>
            <w:r w:rsidRPr="007F74CA">
              <w:rPr>
                <w:rFonts w:ascii="Tahoma" w:hAnsi="Tahoma" w:cs="Tahoma"/>
                <w:color w:val="000000"/>
                <w:sz w:val="24"/>
                <w:szCs w:val="24"/>
              </w:rPr>
              <w:t>|__|</w:t>
            </w:r>
          </w:p>
        </w:tc>
      </w:tr>
      <w:tr w:rsidR="00FE5FCB" w:rsidRPr="007F74CA" w14:paraId="47489B58" w14:textId="77777777" w:rsidTr="00FA2DB7">
        <w:trPr>
          <w:trHeight w:val="228"/>
        </w:trPr>
        <w:tc>
          <w:tcPr>
            <w:tcW w:w="263" w:type="pct"/>
          </w:tcPr>
          <w:p w14:paraId="7DFDF665" w14:textId="77777777" w:rsidR="00FE5FCB" w:rsidRPr="007F74CA" w:rsidRDefault="00FE5FCB" w:rsidP="001376D8">
            <w:pPr>
              <w:rPr>
                <w:rFonts w:ascii="Tahoma" w:hAnsi="Tahoma" w:cs="Tahoma"/>
                <w:sz w:val="24"/>
                <w:szCs w:val="24"/>
              </w:rPr>
            </w:pPr>
            <w:r w:rsidRPr="007F74CA">
              <w:rPr>
                <w:rFonts w:ascii="Tahoma" w:hAnsi="Tahoma" w:cs="Tahoma"/>
                <w:sz w:val="24"/>
                <w:szCs w:val="24"/>
              </w:rPr>
              <w:t>13</w:t>
            </w:r>
          </w:p>
        </w:tc>
        <w:tc>
          <w:tcPr>
            <w:tcW w:w="1204" w:type="pct"/>
            <w:vAlign w:val="center"/>
          </w:tcPr>
          <w:p w14:paraId="12E27EF3" w14:textId="77777777" w:rsidR="00FE5FCB" w:rsidRPr="00FE5FCB" w:rsidRDefault="00FE5FCB" w:rsidP="001376D8">
            <w:pPr>
              <w:rPr>
                <w:rFonts w:ascii="Tahoma" w:hAnsi="Tahoma" w:cs="Tahoma"/>
                <w:b/>
                <w:bCs/>
                <w:sz w:val="24"/>
                <w:szCs w:val="24"/>
                <w:lang w:val="fr-SN"/>
              </w:rPr>
            </w:pPr>
            <w:r w:rsidRPr="007728C5">
              <w:rPr>
                <w:rFonts w:ascii="Tahoma" w:hAnsi="Tahoma" w:cs="Tahoma"/>
                <w:b/>
                <w:bCs/>
                <w:sz w:val="24"/>
                <w:szCs w:val="24"/>
                <w:highlight w:val="yellow"/>
                <w:lang w:val="fr-SN"/>
                <w:rPrChange w:id="19" w:author="Ousseynou MBAYE" w:date="2025-04-08T10:29:00Z">
                  <w:rPr>
                    <w:rFonts w:ascii="Tahoma" w:hAnsi="Tahoma" w:cs="Tahoma"/>
                    <w:b/>
                    <w:bCs/>
                    <w:sz w:val="24"/>
                    <w:szCs w:val="24"/>
                    <w:lang w:val="fr-SN"/>
                  </w:rPr>
                </w:rPrChange>
              </w:rPr>
              <w:t>Quel est le principal matériau de revêtement du sol du logement ?</w:t>
            </w:r>
          </w:p>
        </w:tc>
        <w:tc>
          <w:tcPr>
            <w:tcW w:w="1993" w:type="pct"/>
          </w:tcPr>
          <w:p w14:paraId="162CE64E" w14:textId="4925E102" w:rsidR="00FE5FCB" w:rsidRPr="00FE5FCB" w:rsidRDefault="000C43F2" w:rsidP="001376D8">
            <w:pPr>
              <w:rPr>
                <w:rFonts w:ascii="Tahoma" w:eastAsia="Times New Roman" w:hAnsi="Tahoma" w:cs="Tahoma"/>
                <w:sz w:val="24"/>
                <w:szCs w:val="24"/>
                <w:lang w:val="fr-SN" w:eastAsia="fr-FR"/>
              </w:rPr>
            </w:pPr>
            <w:r>
              <w:rPr>
                <w:rFonts w:ascii="Tahoma" w:eastAsia="Times New Roman" w:hAnsi="Tahoma" w:cs="Tahoma"/>
                <w:sz w:val="24"/>
                <w:szCs w:val="24"/>
                <w:lang w:val="fr-SN" w:eastAsia="fr-FR"/>
              </w:rPr>
              <w:t>1-</w:t>
            </w:r>
            <w:r w:rsidR="00FE5FCB" w:rsidRPr="00FE5FCB">
              <w:rPr>
                <w:rFonts w:ascii="Tahoma" w:eastAsia="Times New Roman" w:hAnsi="Tahoma" w:cs="Tahoma"/>
                <w:sz w:val="24"/>
                <w:szCs w:val="24"/>
                <w:lang w:val="fr-SN" w:eastAsia="fr-FR"/>
              </w:rPr>
              <w:t>Carreaux/Marbre</w:t>
            </w:r>
          </w:p>
          <w:p w14:paraId="538BF063" w14:textId="2A36A305" w:rsidR="00FE5FCB" w:rsidRPr="00FE5FCB" w:rsidRDefault="000C43F2" w:rsidP="001376D8">
            <w:pPr>
              <w:rPr>
                <w:rFonts w:ascii="Tahoma" w:eastAsia="Times New Roman" w:hAnsi="Tahoma" w:cs="Tahoma"/>
                <w:sz w:val="24"/>
                <w:szCs w:val="24"/>
                <w:lang w:val="fr-SN" w:eastAsia="fr-FR"/>
              </w:rPr>
            </w:pPr>
            <w:r>
              <w:rPr>
                <w:rFonts w:ascii="Tahoma" w:eastAsia="Times New Roman" w:hAnsi="Tahoma" w:cs="Tahoma"/>
                <w:sz w:val="24"/>
                <w:szCs w:val="24"/>
                <w:lang w:val="fr-SN" w:eastAsia="fr-FR"/>
              </w:rPr>
              <w:t>2-</w:t>
            </w:r>
            <w:r w:rsidR="00FE5FCB" w:rsidRPr="00FE5FCB">
              <w:rPr>
                <w:rFonts w:ascii="Tahoma" w:eastAsia="Times New Roman" w:hAnsi="Tahoma" w:cs="Tahoma"/>
                <w:sz w:val="24"/>
                <w:szCs w:val="24"/>
                <w:lang w:val="fr-SN" w:eastAsia="fr-FR"/>
              </w:rPr>
              <w:t>Ciment/Béton</w:t>
            </w:r>
          </w:p>
          <w:p w14:paraId="3A91ECB1" w14:textId="070D4821" w:rsidR="00FE5FCB" w:rsidRPr="00FE5FCB" w:rsidRDefault="000C43F2" w:rsidP="001376D8">
            <w:pPr>
              <w:rPr>
                <w:rFonts w:ascii="Tahoma" w:eastAsia="Times New Roman" w:hAnsi="Tahoma" w:cs="Tahoma"/>
                <w:sz w:val="24"/>
                <w:szCs w:val="24"/>
                <w:lang w:val="fr-SN" w:eastAsia="fr-FR"/>
              </w:rPr>
            </w:pPr>
            <w:r>
              <w:rPr>
                <w:rFonts w:ascii="Tahoma" w:eastAsia="Times New Roman" w:hAnsi="Tahoma" w:cs="Tahoma"/>
                <w:sz w:val="24"/>
                <w:szCs w:val="24"/>
                <w:lang w:val="fr-SN" w:eastAsia="fr-FR"/>
              </w:rPr>
              <w:t>3-</w:t>
            </w:r>
            <w:r w:rsidR="00FE5FCB" w:rsidRPr="00FE5FCB">
              <w:rPr>
                <w:rFonts w:ascii="Tahoma" w:eastAsia="Times New Roman" w:hAnsi="Tahoma" w:cs="Tahoma"/>
                <w:sz w:val="24"/>
                <w:szCs w:val="24"/>
                <w:lang w:val="fr-SN" w:eastAsia="fr-FR"/>
              </w:rPr>
              <w:t>Terre battue/Sable</w:t>
            </w:r>
          </w:p>
          <w:p w14:paraId="0B321D44" w14:textId="2232F913" w:rsidR="00FE5FCB" w:rsidRPr="00FE5FCB" w:rsidRDefault="000C43F2" w:rsidP="001376D8">
            <w:pPr>
              <w:rPr>
                <w:rFonts w:ascii="Tahoma" w:eastAsia="Times New Roman" w:hAnsi="Tahoma" w:cs="Tahoma"/>
                <w:sz w:val="24"/>
                <w:szCs w:val="24"/>
                <w:lang w:val="fr-SN" w:eastAsia="fr-FR"/>
              </w:rPr>
            </w:pPr>
            <w:r>
              <w:rPr>
                <w:rFonts w:ascii="Tahoma" w:eastAsia="Times New Roman" w:hAnsi="Tahoma" w:cs="Tahoma"/>
                <w:sz w:val="24"/>
                <w:szCs w:val="24"/>
                <w:lang w:val="fr-SN" w:eastAsia="fr-FR"/>
              </w:rPr>
              <w:t>4-</w:t>
            </w:r>
            <w:r w:rsidR="00FE5FCB" w:rsidRPr="00FE5FCB">
              <w:rPr>
                <w:rFonts w:ascii="Tahoma" w:eastAsia="Times New Roman" w:hAnsi="Tahoma" w:cs="Tahoma"/>
                <w:sz w:val="24"/>
                <w:szCs w:val="24"/>
                <w:lang w:val="fr-SN" w:eastAsia="fr-FR"/>
              </w:rPr>
              <w:t>Bouse d'animaux</w:t>
            </w:r>
          </w:p>
          <w:p w14:paraId="1C9980D0" w14:textId="7A078F3F" w:rsidR="00FE5FCB" w:rsidRPr="00FE5FCB" w:rsidRDefault="000C43F2" w:rsidP="001376D8">
            <w:pPr>
              <w:rPr>
                <w:rFonts w:ascii="Tahoma" w:eastAsia="Times New Roman" w:hAnsi="Tahoma" w:cs="Tahoma"/>
                <w:sz w:val="24"/>
                <w:szCs w:val="24"/>
                <w:lang w:val="fr-SN" w:eastAsia="fr-FR"/>
              </w:rPr>
            </w:pPr>
            <w:r>
              <w:rPr>
                <w:rFonts w:ascii="Tahoma" w:eastAsia="Times New Roman" w:hAnsi="Tahoma" w:cs="Tahoma"/>
                <w:sz w:val="24"/>
                <w:szCs w:val="24"/>
                <w:lang w:val="fr-SN" w:eastAsia="fr-FR"/>
              </w:rPr>
              <w:t>99-</w:t>
            </w:r>
            <w:r w:rsidR="00292136" w:rsidRPr="00DF7B12">
              <w:rPr>
                <w:rFonts w:ascii="Tahoma" w:eastAsia="Times New Roman" w:hAnsi="Tahoma" w:cs="Tahoma"/>
                <w:sz w:val="24"/>
                <w:szCs w:val="24"/>
                <w:lang w:val="fr-FR" w:eastAsia="fr-FR"/>
              </w:rPr>
              <w:t xml:space="preserve"> Autre à préciser</w:t>
            </w:r>
          </w:p>
        </w:tc>
        <w:tc>
          <w:tcPr>
            <w:tcW w:w="1540" w:type="pct"/>
            <w:vAlign w:val="center"/>
          </w:tcPr>
          <w:p w14:paraId="47EF6D80" w14:textId="0F0F4D64" w:rsidR="00FE5FCB" w:rsidRPr="007F74CA" w:rsidRDefault="00292136" w:rsidP="001376D8">
            <w:pPr>
              <w:jc w:val="center"/>
              <w:rPr>
                <w:rFonts w:ascii="Tahoma" w:eastAsia="Times New Roman" w:hAnsi="Tahoma" w:cs="Tahoma"/>
                <w:sz w:val="24"/>
                <w:szCs w:val="24"/>
                <w:lang w:eastAsia="fr-FR"/>
              </w:rPr>
            </w:pPr>
            <w:r w:rsidRPr="007F74CA">
              <w:rPr>
                <w:rFonts w:ascii="Tahoma" w:hAnsi="Tahoma" w:cs="Tahoma"/>
                <w:color w:val="000000"/>
                <w:sz w:val="24"/>
                <w:szCs w:val="24"/>
              </w:rPr>
              <w:t>|_</w:t>
            </w:r>
            <w:r>
              <w:rPr>
                <w:rFonts w:ascii="Tahoma" w:hAnsi="Tahoma" w:cs="Tahoma"/>
                <w:color w:val="000000"/>
                <w:sz w:val="24"/>
                <w:szCs w:val="24"/>
              </w:rPr>
              <w:t>_</w:t>
            </w:r>
            <w:r w:rsidRPr="007F74CA">
              <w:rPr>
                <w:rFonts w:ascii="Tahoma" w:hAnsi="Tahoma" w:cs="Tahoma"/>
                <w:color w:val="000000"/>
                <w:sz w:val="24"/>
                <w:szCs w:val="24"/>
              </w:rPr>
              <w:t>|__|</w:t>
            </w:r>
          </w:p>
        </w:tc>
      </w:tr>
      <w:tr w:rsidR="00FE5FCB" w:rsidRPr="007F74CA" w14:paraId="3D99C39B" w14:textId="77777777" w:rsidTr="00FA2DB7">
        <w:trPr>
          <w:trHeight w:val="228"/>
        </w:trPr>
        <w:tc>
          <w:tcPr>
            <w:tcW w:w="263" w:type="pct"/>
          </w:tcPr>
          <w:p w14:paraId="477C62A0" w14:textId="77777777" w:rsidR="00FE5FCB" w:rsidRPr="007F74CA" w:rsidRDefault="00FE5FCB" w:rsidP="001376D8">
            <w:pPr>
              <w:rPr>
                <w:rFonts w:ascii="Tahoma" w:hAnsi="Tahoma" w:cs="Tahoma"/>
                <w:sz w:val="24"/>
                <w:szCs w:val="24"/>
              </w:rPr>
            </w:pPr>
            <w:r w:rsidRPr="007F74CA">
              <w:rPr>
                <w:rFonts w:ascii="Tahoma" w:hAnsi="Tahoma" w:cs="Tahoma"/>
                <w:sz w:val="24"/>
                <w:szCs w:val="24"/>
              </w:rPr>
              <w:t>14</w:t>
            </w:r>
          </w:p>
        </w:tc>
        <w:tc>
          <w:tcPr>
            <w:tcW w:w="1204" w:type="pct"/>
            <w:vAlign w:val="center"/>
          </w:tcPr>
          <w:p w14:paraId="09E05DEF" w14:textId="77777777" w:rsidR="00FE5FCB" w:rsidRPr="00FE5FCB" w:rsidRDefault="00FE5FCB" w:rsidP="001376D8">
            <w:pPr>
              <w:rPr>
                <w:rFonts w:ascii="Tahoma" w:hAnsi="Tahoma" w:cs="Tahoma"/>
                <w:b/>
                <w:bCs/>
                <w:sz w:val="24"/>
                <w:szCs w:val="24"/>
                <w:lang w:val="fr-SN"/>
              </w:rPr>
            </w:pPr>
            <w:r w:rsidRPr="00FE5FCB">
              <w:rPr>
                <w:rFonts w:ascii="Tahoma" w:hAnsi="Tahoma" w:cs="Tahoma"/>
                <w:b/>
                <w:bCs/>
                <w:sz w:val="24"/>
                <w:szCs w:val="24"/>
                <w:lang w:val="fr-SN"/>
              </w:rPr>
              <w:t>Quelle est la principale source d'éclairage du logement ?</w:t>
            </w:r>
          </w:p>
        </w:tc>
        <w:tc>
          <w:tcPr>
            <w:tcW w:w="1993" w:type="pct"/>
          </w:tcPr>
          <w:p w14:paraId="7F804A13" w14:textId="1CA5B4BC" w:rsidR="00FE5FCB" w:rsidRPr="00FE5FCB" w:rsidRDefault="000C43F2" w:rsidP="001376D8">
            <w:pPr>
              <w:rPr>
                <w:rFonts w:ascii="Tahoma" w:eastAsia="Times New Roman" w:hAnsi="Tahoma" w:cs="Tahoma"/>
                <w:sz w:val="24"/>
                <w:szCs w:val="24"/>
                <w:lang w:val="fr-SN" w:eastAsia="fr-FR"/>
              </w:rPr>
            </w:pPr>
            <w:r>
              <w:rPr>
                <w:rFonts w:ascii="Tahoma" w:eastAsia="Times New Roman" w:hAnsi="Tahoma" w:cs="Tahoma"/>
                <w:sz w:val="24"/>
                <w:szCs w:val="24"/>
                <w:lang w:val="fr-SN" w:eastAsia="fr-FR"/>
              </w:rPr>
              <w:t>1-</w:t>
            </w:r>
            <w:r w:rsidR="00FE5FCB" w:rsidRPr="00FE5FCB">
              <w:rPr>
                <w:rFonts w:ascii="Tahoma" w:eastAsia="Times New Roman" w:hAnsi="Tahoma" w:cs="Tahoma"/>
                <w:sz w:val="24"/>
                <w:szCs w:val="24"/>
                <w:lang w:val="fr-SN" w:eastAsia="fr-FR"/>
              </w:rPr>
              <w:t>Electricité réseau</w:t>
            </w:r>
          </w:p>
          <w:p w14:paraId="77A6BA34" w14:textId="2CCDB591" w:rsidR="00FE5FCB" w:rsidRPr="00FE5FCB" w:rsidRDefault="000C43F2" w:rsidP="001376D8">
            <w:pPr>
              <w:rPr>
                <w:rFonts w:ascii="Tahoma" w:eastAsia="Times New Roman" w:hAnsi="Tahoma" w:cs="Tahoma"/>
                <w:sz w:val="24"/>
                <w:szCs w:val="24"/>
                <w:lang w:val="fr-SN" w:eastAsia="fr-FR"/>
              </w:rPr>
            </w:pPr>
            <w:r>
              <w:rPr>
                <w:rFonts w:ascii="Tahoma" w:eastAsia="Times New Roman" w:hAnsi="Tahoma" w:cs="Tahoma"/>
                <w:sz w:val="24"/>
                <w:szCs w:val="24"/>
                <w:lang w:val="fr-SN" w:eastAsia="fr-FR"/>
              </w:rPr>
              <w:t>2-</w:t>
            </w:r>
            <w:r w:rsidR="00FE5FCB" w:rsidRPr="00FE5FCB">
              <w:rPr>
                <w:rFonts w:ascii="Tahoma" w:eastAsia="Times New Roman" w:hAnsi="Tahoma" w:cs="Tahoma"/>
                <w:sz w:val="24"/>
                <w:szCs w:val="24"/>
                <w:lang w:val="fr-SN" w:eastAsia="fr-FR"/>
              </w:rPr>
              <w:t xml:space="preserve">Electricité (générateur) </w:t>
            </w:r>
          </w:p>
          <w:p w14:paraId="52424E1B" w14:textId="2B3D6F22" w:rsidR="00FE5FCB" w:rsidRPr="00FE5FCB" w:rsidRDefault="000C43F2" w:rsidP="001376D8">
            <w:pPr>
              <w:rPr>
                <w:rFonts w:ascii="Tahoma" w:eastAsia="Times New Roman" w:hAnsi="Tahoma" w:cs="Tahoma"/>
                <w:sz w:val="24"/>
                <w:szCs w:val="24"/>
                <w:lang w:val="fr-SN" w:eastAsia="fr-FR"/>
              </w:rPr>
            </w:pPr>
            <w:r>
              <w:rPr>
                <w:rFonts w:ascii="Tahoma" w:eastAsia="Times New Roman" w:hAnsi="Tahoma" w:cs="Tahoma"/>
                <w:sz w:val="24"/>
                <w:szCs w:val="24"/>
                <w:lang w:val="fr-SN" w:eastAsia="fr-FR"/>
              </w:rPr>
              <w:t>3-</w:t>
            </w:r>
            <w:r w:rsidR="00FE5FCB" w:rsidRPr="00FE5FCB">
              <w:rPr>
                <w:rFonts w:ascii="Tahoma" w:eastAsia="Times New Roman" w:hAnsi="Tahoma" w:cs="Tahoma"/>
                <w:sz w:val="24"/>
                <w:szCs w:val="24"/>
                <w:lang w:val="fr-SN" w:eastAsia="fr-FR"/>
              </w:rPr>
              <w:t>Electricité avec plaque solaire</w:t>
            </w:r>
          </w:p>
          <w:p w14:paraId="54BB4D54" w14:textId="3769D4DB" w:rsidR="00FE5FCB" w:rsidRPr="00FE5FCB" w:rsidRDefault="000C43F2" w:rsidP="001376D8">
            <w:pPr>
              <w:rPr>
                <w:rFonts w:ascii="Tahoma" w:eastAsia="Times New Roman" w:hAnsi="Tahoma" w:cs="Tahoma"/>
                <w:sz w:val="24"/>
                <w:szCs w:val="24"/>
                <w:lang w:val="fr-SN" w:eastAsia="fr-FR"/>
              </w:rPr>
            </w:pPr>
            <w:r>
              <w:rPr>
                <w:rFonts w:ascii="Tahoma" w:eastAsia="Times New Roman" w:hAnsi="Tahoma" w:cs="Tahoma"/>
                <w:sz w:val="24"/>
                <w:szCs w:val="24"/>
                <w:lang w:val="fr-SN" w:eastAsia="fr-FR"/>
              </w:rPr>
              <w:t>5-</w:t>
            </w:r>
            <w:r w:rsidR="00FE5FCB" w:rsidRPr="00FE5FCB">
              <w:rPr>
                <w:rFonts w:ascii="Tahoma" w:eastAsia="Times New Roman" w:hAnsi="Tahoma" w:cs="Tahoma"/>
                <w:sz w:val="24"/>
                <w:szCs w:val="24"/>
                <w:lang w:val="fr-SN" w:eastAsia="fr-FR"/>
              </w:rPr>
              <w:t xml:space="preserve">Lampe à pétrole </w:t>
            </w:r>
          </w:p>
          <w:p w14:paraId="30928275" w14:textId="1126B3F0" w:rsidR="00FE5FCB" w:rsidRPr="00FE5FCB" w:rsidRDefault="000C43F2" w:rsidP="001376D8">
            <w:pPr>
              <w:rPr>
                <w:rFonts w:ascii="Tahoma" w:eastAsia="Times New Roman" w:hAnsi="Tahoma" w:cs="Tahoma"/>
                <w:sz w:val="24"/>
                <w:szCs w:val="24"/>
                <w:lang w:val="fr-SN" w:eastAsia="fr-FR"/>
              </w:rPr>
            </w:pPr>
            <w:r>
              <w:rPr>
                <w:rFonts w:ascii="Tahoma" w:eastAsia="Times New Roman" w:hAnsi="Tahoma" w:cs="Tahoma"/>
                <w:sz w:val="24"/>
                <w:szCs w:val="24"/>
                <w:lang w:val="fr-SN" w:eastAsia="fr-FR"/>
              </w:rPr>
              <w:t>6-</w:t>
            </w:r>
            <w:r w:rsidR="00FE5FCB" w:rsidRPr="00FE5FCB">
              <w:rPr>
                <w:rFonts w:ascii="Tahoma" w:eastAsia="Times New Roman" w:hAnsi="Tahoma" w:cs="Tahoma"/>
                <w:sz w:val="24"/>
                <w:szCs w:val="24"/>
                <w:lang w:val="fr-SN" w:eastAsia="fr-FR"/>
              </w:rPr>
              <w:t xml:space="preserve">Lampe à pile/Lampe solaire </w:t>
            </w:r>
          </w:p>
          <w:p w14:paraId="7FA38E67" w14:textId="4C740E9A" w:rsidR="00FE5FCB" w:rsidRPr="00FE5FCB" w:rsidRDefault="000C43F2" w:rsidP="001376D8">
            <w:pPr>
              <w:rPr>
                <w:rFonts w:ascii="Tahoma" w:eastAsia="Times New Roman" w:hAnsi="Tahoma" w:cs="Tahoma"/>
                <w:sz w:val="24"/>
                <w:szCs w:val="24"/>
                <w:lang w:val="fr-SN" w:eastAsia="fr-FR"/>
              </w:rPr>
            </w:pPr>
            <w:r>
              <w:rPr>
                <w:rFonts w:ascii="Tahoma" w:eastAsia="Times New Roman" w:hAnsi="Tahoma" w:cs="Tahoma"/>
                <w:sz w:val="24"/>
                <w:szCs w:val="24"/>
                <w:lang w:val="fr-SN" w:eastAsia="fr-FR"/>
              </w:rPr>
              <w:t>7-</w:t>
            </w:r>
            <w:r w:rsidR="00FE5FCB" w:rsidRPr="00FE5FCB">
              <w:rPr>
                <w:rFonts w:ascii="Tahoma" w:eastAsia="Times New Roman" w:hAnsi="Tahoma" w:cs="Tahoma"/>
                <w:sz w:val="24"/>
                <w:szCs w:val="24"/>
                <w:lang w:val="fr-SN" w:eastAsia="fr-FR"/>
              </w:rPr>
              <w:t xml:space="preserve">Paraffine/Bois/Planche </w:t>
            </w:r>
          </w:p>
          <w:p w14:paraId="409B05B2" w14:textId="59189F36" w:rsidR="00FE5FCB" w:rsidRPr="00FE5FCB" w:rsidRDefault="000C43F2" w:rsidP="001376D8">
            <w:pPr>
              <w:rPr>
                <w:rFonts w:ascii="Tahoma" w:eastAsia="Times New Roman" w:hAnsi="Tahoma" w:cs="Tahoma"/>
                <w:sz w:val="24"/>
                <w:szCs w:val="24"/>
                <w:lang w:val="fr-SN" w:eastAsia="fr-FR"/>
              </w:rPr>
            </w:pPr>
            <w:r>
              <w:rPr>
                <w:rFonts w:ascii="Tahoma" w:eastAsia="Times New Roman" w:hAnsi="Tahoma" w:cs="Tahoma"/>
                <w:sz w:val="24"/>
                <w:szCs w:val="24"/>
                <w:lang w:val="fr-SN" w:eastAsia="fr-FR"/>
              </w:rPr>
              <w:t>99-</w:t>
            </w:r>
            <w:r w:rsidR="00292136" w:rsidRPr="00DF7B12">
              <w:rPr>
                <w:rFonts w:ascii="Tahoma" w:eastAsia="Times New Roman" w:hAnsi="Tahoma" w:cs="Tahoma"/>
                <w:sz w:val="24"/>
                <w:szCs w:val="24"/>
                <w:lang w:val="fr-FR" w:eastAsia="fr-FR"/>
              </w:rPr>
              <w:t xml:space="preserve"> Autre à préciser</w:t>
            </w:r>
          </w:p>
        </w:tc>
        <w:tc>
          <w:tcPr>
            <w:tcW w:w="1540" w:type="pct"/>
            <w:vAlign w:val="center"/>
          </w:tcPr>
          <w:p w14:paraId="1636564F" w14:textId="20A0C910" w:rsidR="00FE5FCB" w:rsidRPr="007F74CA" w:rsidRDefault="00292136" w:rsidP="001376D8">
            <w:pPr>
              <w:jc w:val="center"/>
              <w:rPr>
                <w:rFonts w:ascii="Tahoma" w:eastAsia="Times New Roman" w:hAnsi="Tahoma" w:cs="Tahoma"/>
                <w:b/>
                <w:bCs/>
                <w:sz w:val="24"/>
                <w:szCs w:val="24"/>
                <w:lang w:eastAsia="fr-FR"/>
              </w:rPr>
            </w:pPr>
            <w:r w:rsidRPr="007F74CA">
              <w:rPr>
                <w:rFonts w:ascii="Tahoma" w:hAnsi="Tahoma" w:cs="Tahoma"/>
                <w:color w:val="000000"/>
                <w:sz w:val="24"/>
                <w:szCs w:val="24"/>
              </w:rPr>
              <w:t>|_</w:t>
            </w:r>
            <w:r>
              <w:rPr>
                <w:rFonts w:ascii="Tahoma" w:hAnsi="Tahoma" w:cs="Tahoma"/>
                <w:color w:val="000000"/>
                <w:sz w:val="24"/>
                <w:szCs w:val="24"/>
              </w:rPr>
              <w:t>_</w:t>
            </w:r>
            <w:r w:rsidRPr="007F74CA">
              <w:rPr>
                <w:rFonts w:ascii="Tahoma" w:hAnsi="Tahoma" w:cs="Tahoma"/>
                <w:color w:val="000000"/>
                <w:sz w:val="24"/>
                <w:szCs w:val="24"/>
              </w:rPr>
              <w:t>|__|</w:t>
            </w:r>
          </w:p>
        </w:tc>
      </w:tr>
      <w:tr w:rsidR="00FE5FCB" w:rsidRPr="007F74CA" w14:paraId="29F11AF6" w14:textId="77777777" w:rsidTr="00FA2DB7">
        <w:trPr>
          <w:trHeight w:val="228"/>
        </w:trPr>
        <w:tc>
          <w:tcPr>
            <w:tcW w:w="263" w:type="pct"/>
          </w:tcPr>
          <w:p w14:paraId="4EF1DFE8" w14:textId="77777777" w:rsidR="00FE5FCB" w:rsidRPr="007F74CA" w:rsidRDefault="00FE5FCB" w:rsidP="001376D8">
            <w:pPr>
              <w:rPr>
                <w:rFonts w:ascii="Tahoma" w:hAnsi="Tahoma" w:cs="Tahoma"/>
                <w:sz w:val="24"/>
                <w:szCs w:val="24"/>
              </w:rPr>
            </w:pPr>
            <w:r w:rsidRPr="007F74CA">
              <w:rPr>
                <w:rFonts w:ascii="Tahoma" w:hAnsi="Tahoma" w:cs="Tahoma"/>
                <w:sz w:val="24"/>
                <w:szCs w:val="24"/>
              </w:rPr>
              <w:t>15</w:t>
            </w:r>
          </w:p>
        </w:tc>
        <w:tc>
          <w:tcPr>
            <w:tcW w:w="1204" w:type="pct"/>
            <w:vAlign w:val="center"/>
          </w:tcPr>
          <w:p w14:paraId="3027B5E0" w14:textId="77777777" w:rsidR="00FE5FCB" w:rsidRPr="00FE5FCB" w:rsidRDefault="00FE5FCB" w:rsidP="001376D8">
            <w:pPr>
              <w:rPr>
                <w:rFonts w:ascii="Tahoma" w:hAnsi="Tahoma" w:cs="Tahoma"/>
                <w:b/>
                <w:bCs/>
                <w:sz w:val="24"/>
                <w:szCs w:val="24"/>
                <w:lang w:val="fr-SN"/>
              </w:rPr>
            </w:pPr>
            <w:r w:rsidRPr="00FE5FCB">
              <w:rPr>
                <w:rFonts w:ascii="Tahoma" w:hAnsi="Tahoma" w:cs="Tahoma"/>
                <w:b/>
                <w:bCs/>
                <w:sz w:val="24"/>
                <w:szCs w:val="24"/>
                <w:lang w:val="fr-SN"/>
              </w:rPr>
              <w:t>Le ménage partage-t-il ces sanitaires avec d'autres ménages ?</w:t>
            </w:r>
          </w:p>
        </w:tc>
        <w:tc>
          <w:tcPr>
            <w:tcW w:w="1993" w:type="pct"/>
          </w:tcPr>
          <w:p w14:paraId="41F42BC7" w14:textId="77777777" w:rsidR="000C43F2" w:rsidRDefault="000C43F2" w:rsidP="00F324DF">
            <w:pPr>
              <w:rPr>
                <w:rFonts w:ascii="Tahoma" w:eastAsia="Times New Roman" w:hAnsi="Tahoma" w:cs="Tahoma"/>
                <w:sz w:val="24"/>
                <w:szCs w:val="24"/>
                <w:lang w:eastAsia="fr-FR"/>
              </w:rPr>
            </w:pPr>
            <w:r>
              <w:rPr>
                <w:rFonts w:ascii="Tahoma" w:eastAsia="Times New Roman" w:hAnsi="Tahoma" w:cs="Tahoma"/>
                <w:sz w:val="24"/>
                <w:szCs w:val="24"/>
                <w:lang w:eastAsia="fr-FR"/>
              </w:rPr>
              <w:t>1-Oui</w:t>
            </w:r>
          </w:p>
          <w:p w14:paraId="0A3784EE" w14:textId="49B551A5" w:rsidR="00FE5FCB" w:rsidRPr="007F74CA" w:rsidRDefault="000C43F2" w:rsidP="00F324DF">
            <w:pPr>
              <w:rPr>
                <w:lang w:eastAsia="fr-FR"/>
              </w:rPr>
            </w:pPr>
            <w:r>
              <w:rPr>
                <w:rFonts w:ascii="Tahoma" w:eastAsia="Times New Roman" w:hAnsi="Tahoma" w:cs="Tahoma"/>
                <w:sz w:val="24"/>
                <w:szCs w:val="24"/>
                <w:lang w:eastAsia="fr-FR"/>
              </w:rPr>
              <w:t>2-Non</w:t>
            </w:r>
          </w:p>
        </w:tc>
        <w:tc>
          <w:tcPr>
            <w:tcW w:w="1540" w:type="pct"/>
            <w:vAlign w:val="center"/>
          </w:tcPr>
          <w:p w14:paraId="0EF36186" w14:textId="77777777" w:rsidR="00FE5FCB" w:rsidRPr="007F74CA" w:rsidRDefault="00FE5FCB" w:rsidP="001376D8">
            <w:pPr>
              <w:contextualSpacing/>
              <w:jc w:val="center"/>
              <w:rPr>
                <w:rFonts w:ascii="Tahoma" w:eastAsia="Times New Roman" w:hAnsi="Tahoma" w:cs="Tahoma"/>
                <w:kern w:val="2"/>
                <w:sz w:val="24"/>
                <w:szCs w:val="24"/>
                <w:lang w:eastAsia="fr-FR"/>
                <w14:ligatures w14:val="standardContextual"/>
              </w:rPr>
            </w:pPr>
            <w:r w:rsidRPr="007F74CA">
              <w:rPr>
                <w:rFonts w:ascii="Tahoma" w:hAnsi="Tahoma" w:cs="Tahoma"/>
                <w:color w:val="000000"/>
                <w:sz w:val="24"/>
                <w:szCs w:val="24"/>
              </w:rPr>
              <w:t>|___|</w:t>
            </w:r>
          </w:p>
        </w:tc>
      </w:tr>
    </w:tbl>
    <w:p w14:paraId="285A608E" w14:textId="01B9EDC3" w:rsidR="000B7C9C" w:rsidRDefault="000B7C9C" w:rsidP="00144326">
      <w:pPr>
        <w:tabs>
          <w:tab w:val="left" w:pos="2060"/>
        </w:tabs>
        <w:rPr>
          <w:rFonts w:ascii="Tahoma" w:hAnsi="Tahoma" w:cs="Tahoma"/>
          <w:b/>
          <w:bCs/>
          <w:sz w:val="24"/>
          <w:lang w:val="fr-FR"/>
        </w:rPr>
      </w:pPr>
    </w:p>
    <w:p w14:paraId="54E2F355" w14:textId="77777777" w:rsidR="000B7C9C" w:rsidRDefault="000B7C9C">
      <w:pPr>
        <w:rPr>
          <w:rFonts w:ascii="Tahoma" w:hAnsi="Tahoma" w:cs="Tahoma"/>
          <w:b/>
          <w:bCs/>
          <w:sz w:val="24"/>
          <w:lang w:val="fr-FR"/>
        </w:rPr>
      </w:pPr>
      <w:r>
        <w:rPr>
          <w:rFonts w:ascii="Tahoma" w:hAnsi="Tahoma" w:cs="Tahoma"/>
          <w:b/>
          <w:bCs/>
          <w:sz w:val="24"/>
          <w:lang w:val="fr-FR"/>
        </w:rPr>
        <w:br w:type="page"/>
      </w:r>
    </w:p>
    <w:p w14:paraId="61EAA49C" w14:textId="05F5AE0D" w:rsidR="00FE5FCB" w:rsidRDefault="000B7C9C" w:rsidP="00144326">
      <w:pPr>
        <w:tabs>
          <w:tab w:val="left" w:pos="2060"/>
        </w:tabs>
        <w:rPr>
          <w:rFonts w:ascii="Tahoma" w:hAnsi="Tahoma" w:cs="Tahoma"/>
          <w:b/>
          <w:bCs/>
          <w:sz w:val="24"/>
          <w:lang w:val="fr-FR"/>
        </w:rPr>
      </w:pPr>
      <w:r w:rsidRPr="00901557">
        <w:rPr>
          <w:rFonts w:ascii="Tahoma" w:hAnsi="Tahoma" w:cs="Tahoma"/>
          <w:b/>
          <w:bCs/>
          <w:sz w:val="24"/>
          <w:u w:val="single"/>
          <w:lang w:val="fr-FR"/>
        </w:rPr>
        <w:lastRenderedPageBreak/>
        <w:t>SECTION 5</w:t>
      </w:r>
      <w:r>
        <w:rPr>
          <w:rFonts w:ascii="Tahoma" w:hAnsi="Tahoma" w:cs="Tahoma"/>
          <w:b/>
          <w:bCs/>
          <w:sz w:val="24"/>
          <w:lang w:val="fr-FR"/>
        </w:rPr>
        <w:t> : SECURITE ALIMENTAIRE</w:t>
      </w:r>
    </w:p>
    <w:tbl>
      <w:tblPr>
        <w:tblStyle w:val="Grilledutableau"/>
        <w:tblpPr w:leftFromText="141" w:rightFromText="141" w:vertAnchor="page" w:horzAnchor="page" w:tblpX="1068" w:tblpY="1407"/>
        <w:tblW w:w="4584"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885"/>
        <w:gridCol w:w="6029"/>
        <w:gridCol w:w="3062"/>
        <w:gridCol w:w="1491"/>
      </w:tblGrid>
      <w:tr w:rsidR="000B7C9C" w:rsidRPr="007F74CA" w14:paraId="39F90FE6" w14:textId="77777777" w:rsidTr="00F324DF">
        <w:trPr>
          <w:trHeight w:val="347"/>
          <w:tblHeader/>
        </w:trPr>
        <w:tc>
          <w:tcPr>
            <w:tcW w:w="386" w:type="pct"/>
            <w:shd w:val="clear" w:color="auto" w:fill="D9D9D9" w:themeFill="background1" w:themeFillShade="D9"/>
          </w:tcPr>
          <w:p w14:paraId="083554B4" w14:textId="77777777" w:rsidR="000B7C9C" w:rsidRPr="007F74CA" w:rsidRDefault="000B7C9C" w:rsidP="000B7C9C">
            <w:pPr>
              <w:jc w:val="center"/>
              <w:rPr>
                <w:rFonts w:ascii="Tahoma" w:hAnsi="Tahoma" w:cs="Tahoma"/>
                <w:b/>
                <w:bCs/>
                <w:sz w:val="24"/>
                <w:szCs w:val="24"/>
              </w:rPr>
            </w:pPr>
            <w:r w:rsidRPr="007F74CA">
              <w:rPr>
                <w:rFonts w:ascii="Tahoma" w:eastAsia="Times New Roman" w:hAnsi="Tahoma" w:cs="Tahoma"/>
                <w:b/>
                <w:bCs/>
                <w:color w:val="000000"/>
                <w:sz w:val="24"/>
                <w:szCs w:val="24"/>
                <w:lang w:eastAsia="fr-FR"/>
              </w:rPr>
              <w:t>N°</w:t>
            </w:r>
          </w:p>
        </w:tc>
        <w:tc>
          <w:tcPr>
            <w:tcW w:w="2629" w:type="pct"/>
            <w:shd w:val="clear" w:color="auto" w:fill="D9D9D9" w:themeFill="background1" w:themeFillShade="D9"/>
            <w:vAlign w:val="center"/>
          </w:tcPr>
          <w:p w14:paraId="00FF3E5C" w14:textId="77777777" w:rsidR="000B7C9C" w:rsidRPr="007F74CA" w:rsidRDefault="000B7C9C" w:rsidP="000B7C9C">
            <w:pPr>
              <w:rPr>
                <w:rFonts w:ascii="Tahoma" w:hAnsi="Tahoma" w:cs="Tahoma"/>
                <w:sz w:val="24"/>
                <w:szCs w:val="24"/>
              </w:rPr>
            </w:pPr>
            <w:r w:rsidRPr="007F74CA">
              <w:rPr>
                <w:rFonts w:ascii="Tahoma" w:eastAsia="Times New Roman" w:hAnsi="Tahoma" w:cs="Tahoma"/>
                <w:b/>
                <w:bCs/>
                <w:color w:val="000000"/>
                <w:sz w:val="24"/>
                <w:szCs w:val="24"/>
                <w:lang w:eastAsia="fr-FR"/>
              </w:rPr>
              <w:t>Variables</w:t>
            </w:r>
          </w:p>
        </w:tc>
        <w:tc>
          <w:tcPr>
            <w:tcW w:w="1335" w:type="pct"/>
            <w:shd w:val="clear" w:color="auto" w:fill="D9D9D9" w:themeFill="background1" w:themeFillShade="D9"/>
          </w:tcPr>
          <w:p w14:paraId="5B07EF0A" w14:textId="77777777" w:rsidR="000B7C9C" w:rsidRPr="007F74CA" w:rsidRDefault="000B7C9C" w:rsidP="000B7C9C">
            <w:pPr>
              <w:jc w:val="center"/>
              <w:rPr>
                <w:rFonts w:ascii="Tahoma" w:hAnsi="Tahoma" w:cs="Tahoma"/>
                <w:sz w:val="24"/>
                <w:szCs w:val="24"/>
              </w:rPr>
            </w:pPr>
            <w:r w:rsidRPr="007F74CA">
              <w:rPr>
                <w:rFonts w:ascii="Tahoma" w:eastAsia="Times New Roman" w:hAnsi="Tahoma" w:cs="Tahoma"/>
                <w:b/>
                <w:bCs/>
                <w:color w:val="000000"/>
                <w:sz w:val="24"/>
                <w:szCs w:val="24"/>
                <w:lang w:eastAsia="fr-FR"/>
              </w:rPr>
              <w:t>Modalités</w:t>
            </w:r>
          </w:p>
        </w:tc>
        <w:tc>
          <w:tcPr>
            <w:tcW w:w="651" w:type="pct"/>
            <w:shd w:val="clear" w:color="auto" w:fill="D9D9D9" w:themeFill="background1" w:themeFillShade="D9"/>
            <w:vAlign w:val="center"/>
          </w:tcPr>
          <w:p w14:paraId="5A6A457F" w14:textId="78C9160E" w:rsidR="000B7C9C" w:rsidRPr="007F74CA" w:rsidRDefault="000B7C9C" w:rsidP="000B7C9C">
            <w:pPr>
              <w:jc w:val="center"/>
              <w:rPr>
                <w:rFonts w:ascii="Tahoma" w:eastAsia="Times New Roman" w:hAnsi="Tahoma" w:cs="Tahoma"/>
                <w:b/>
                <w:bCs/>
                <w:color w:val="000000"/>
                <w:sz w:val="24"/>
                <w:szCs w:val="24"/>
                <w:lang w:eastAsia="fr-FR"/>
              </w:rPr>
            </w:pPr>
            <w:r>
              <w:rPr>
                <w:rFonts w:ascii="Tahoma" w:eastAsia="Times New Roman" w:hAnsi="Tahoma" w:cs="Tahoma"/>
                <w:b/>
                <w:bCs/>
                <w:color w:val="000000"/>
                <w:sz w:val="24"/>
                <w:szCs w:val="24"/>
                <w:lang w:eastAsia="fr-FR"/>
              </w:rPr>
              <w:t>Codes</w:t>
            </w:r>
          </w:p>
        </w:tc>
      </w:tr>
      <w:tr w:rsidR="000B7C9C" w:rsidRPr="007F74CA" w14:paraId="6EE751D0" w14:textId="77777777" w:rsidTr="00F324DF">
        <w:trPr>
          <w:trHeight w:val="228"/>
        </w:trPr>
        <w:tc>
          <w:tcPr>
            <w:tcW w:w="386" w:type="pct"/>
          </w:tcPr>
          <w:p w14:paraId="22E3C093" w14:textId="77777777" w:rsidR="000B7C9C" w:rsidRPr="002C4421" w:rsidRDefault="000B7C9C" w:rsidP="000B7C9C">
            <w:pPr>
              <w:jc w:val="center"/>
              <w:rPr>
                <w:rFonts w:ascii="Tahoma" w:hAnsi="Tahoma" w:cs="Tahoma"/>
                <w:bCs/>
                <w:sz w:val="24"/>
                <w:szCs w:val="24"/>
              </w:rPr>
            </w:pPr>
            <w:r>
              <w:rPr>
                <w:rFonts w:ascii="Tahoma" w:hAnsi="Tahoma" w:cs="Tahoma"/>
                <w:bCs/>
                <w:sz w:val="24"/>
                <w:szCs w:val="24"/>
              </w:rPr>
              <w:t>5</w:t>
            </w:r>
            <w:r w:rsidRPr="002C4421">
              <w:rPr>
                <w:rFonts w:ascii="Tahoma" w:hAnsi="Tahoma" w:cs="Tahoma"/>
                <w:bCs/>
                <w:sz w:val="24"/>
                <w:szCs w:val="24"/>
              </w:rPr>
              <w:t>.01</w:t>
            </w:r>
          </w:p>
        </w:tc>
        <w:tc>
          <w:tcPr>
            <w:tcW w:w="2629" w:type="pct"/>
            <w:vAlign w:val="center"/>
          </w:tcPr>
          <w:p w14:paraId="165F8EF6" w14:textId="6D48647D" w:rsidR="000B7C9C" w:rsidRPr="00901557" w:rsidRDefault="000B7C9C" w:rsidP="000B7C9C">
            <w:pPr>
              <w:rPr>
                <w:rFonts w:ascii="Tahoma" w:hAnsi="Tahoma" w:cs="Tahoma"/>
                <w:bCs/>
                <w:sz w:val="24"/>
                <w:szCs w:val="24"/>
                <w:lang w:val="fr-FR"/>
              </w:rPr>
            </w:pPr>
            <w:r w:rsidRPr="00901557">
              <w:rPr>
                <w:rFonts w:ascii="Tahoma" w:hAnsi="Tahoma" w:cs="Tahoma"/>
                <w:bCs/>
                <w:sz w:val="24"/>
                <w:szCs w:val="24"/>
                <w:lang w:val="fr-FR"/>
              </w:rPr>
              <w:t>Au cours des 12 derniers mois, vous ou d'autres membres de votre ménage avez été inquiets de ne pas avoir suffisamment de nourriture par manque d'argent ou d'autres ressources?</w:t>
            </w:r>
          </w:p>
        </w:tc>
        <w:tc>
          <w:tcPr>
            <w:tcW w:w="1335" w:type="pct"/>
            <w:vAlign w:val="bottom"/>
          </w:tcPr>
          <w:p w14:paraId="6AFC38C0" w14:textId="77777777" w:rsidR="000B7C9C" w:rsidRPr="0007423A" w:rsidRDefault="000B7C9C" w:rsidP="000B7C9C">
            <w:pPr>
              <w:rPr>
                <w:rFonts w:ascii="Tahoma" w:hAnsi="Tahoma" w:cs="Tahoma"/>
                <w:color w:val="000000"/>
                <w:sz w:val="24"/>
                <w:szCs w:val="24"/>
                <w:lang w:val="fr-SN"/>
              </w:rPr>
            </w:pPr>
            <w:r>
              <w:rPr>
                <w:rFonts w:ascii="Tahoma" w:hAnsi="Tahoma" w:cs="Tahoma"/>
                <w:color w:val="000000"/>
                <w:sz w:val="24"/>
                <w:szCs w:val="24"/>
                <w:lang w:val="fr-SN"/>
              </w:rPr>
              <w:t xml:space="preserve">1. </w:t>
            </w:r>
            <w:r w:rsidRPr="0007423A">
              <w:rPr>
                <w:rFonts w:ascii="Tahoma" w:hAnsi="Tahoma" w:cs="Tahoma"/>
                <w:color w:val="000000"/>
                <w:sz w:val="24"/>
                <w:szCs w:val="24"/>
                <w:lang w:val="fr-SN"/>
              </w:rPr>
              <w:t>Oui</w:t>
            </w:r>
          </w:p>
          <w:p w14:paraId="6919FF3B" w14:textId="77777777" w:rsidR="000B7C9C" w:rsidRPr="0007423A" w:rsidRDefault="000B7C9C" w:rsidP="000B7C9C">
            <w:pPr>
              <w:rPr>
                <w:rFonts w:ascii="Tahoma" w:hAnsi="Tahoma" w:cs="Tahoma"/>
                <w:color w:val="000000"/>
                <w:sz w:val="24"/>
                <w:szCs w:val="24"/>
                <w:lang w:val="fr-SN"/>
              </w:rPr>
            </w:pPr>
            <w:r>
              <w:rPr>
                <w:rFonts w:ascii="Tahoma" w:hAnsi="Tahoma" w:cs="Tahoma"/>
                <w:color w:val="000000"/>
                <w:sz w:val="24"/>
                <w:szCs w:val="24"/>
                <w:lang w:val="fr-SN"/>
              </w:rPr>
              <w:t xml:space="preserve">2. </w:t>
            </w:r>
            <w:r w:rsidRPr="0007423A">
              <w:rPr>
                <w:rFonts w:ascii="Tahoma" w:hAnsi="Tahoma" w:cs="Tahoma"/>
                <w:color w:val="000000"/>
                <w:sz w:val="24"/>
                <w:szCs w:val="24"/>
                <w:lang w:val="fr-SN"/>
              </w:rPr>
              <w:t>Non</w:t>
            </w:r>
          </w:p>
          <w:p w14:paraId="2561606A" w14:textId="77777777" w:rsidR="000B7C9C" w:rsidRPr="0007423A" w:rsidRDefault="000B7C9C" w:rsidP="000B7C9C">
            <w:pPr>
              <w:rPr>
                <w:rFonts w:ascii="Tahoma" w:hAnsi="Tahoma" w:cs="Tahoma"/>
                <w:color w:val="000000"/>
                <w:sz w:val="24"/>
                <w:szCs w:val="24"/>
                <w:lang w:val="fr-SN"/>
              </w:rPr>
            </w:pPr>
            <w:r>
              <w:rPr>
                <w:rFonts w:ascii="Tahoma" w:hAnsi="Tahoma" w:cs="Tahoma"/>
                <w:color w:val="000000"/>
                <w:sz w:val="24"/>
                <w:szCs w:val="24"/>
                <w:lang w:val="fr-SN"/>
              </w:rPr>
              <w:t xml:space="preserve">98. </w:t>
            </w:r>
            <w:r w:rsidRPr="0007423A">
              <w:rPr>
                <w:rFonts w:ascii="Tahoma" w:hAnsi="Tahoma" w:cs="Tahoma"/>
                <w:color w:val="000000"/>
                <w:sz w:val="24"/>
                <w:szCs w:val="24"/>
                <w:lang w:val="fr-SN"/>
              </w:rPr>
              <w:t>Ne Sait pas</w:t>
            </w:r>
          </w:p>
          <w:p w14:paraId="23BC7E27" w14:textId="77777777" w:rsidR="000B7C9C" w:rsidRPr="00FE5FCB" w:rsidRDefault="000B7C9C" w:rsidP="000B7C9C">
            <w:pPr>
              <w:rPr>
                <w:rFonts w:ascii="Tahoma" w:hAnsi="Tahoma" w:cs="Tahoma"/>
                <w:sz w:val="24"/>
                <w:szCs w:val="24"/>
                <w:lang w:val="fr-SN"/>
              </w:rPr>
            </w:pPr>
            <w:r>
              <w:rPr>
                <w:rFonts w:ascii="Tahoma" w:hAnsi="Tahoma" w:cs="Tahoma"/>
                <w:color w:val="000000"/>
                <w:sz w:val="24"/>
                <w:szCs w:val="24"/>
                <w:lang w:val="fr-SN"/>
              </w:rPr>
              <w:t xml:space="preserve">99. </w:t>
            </w:r>
            <w:r w:rsidRPr="0007423A">
              <w:rPr>
                <w:rFonts w:ascii="Tahoma" w:hAnsi="Tahoma" w:cs="Tahoma"/>
                <w:color w:val="000000"/>
                <w:sz w:val="24"/>
                <w:szCs w:val="24"/>
                <w:lang w:val="fr-SN"/>
              </w:rPr>
              <w:t>Refus</w:t>
            </w:r>
          </w:p>
        </w:tc>
        <w:tc>
          <w:tcPr>
            <w:tcW w:w="651" w:type="pct"/>
            <w:vAlign w:val="center"/>
          </w:tcPr>
          <w:p w14:paraId="11406820" w14:textId="48AF985B" w:rsidR="000B7C9C" w:rsidRPr="007F74CA" w:rsidRDefault="000B7C9C" w:rsidP="000B7C9C">
            <w:pPr>
              <w:jc w:val="center"/>
              <w:rPr>
                <w:rFonts w:ascii="Tahoma" w:hAnsi="Tahoma" w:cs="Tahoma"/>
                <w:color w:val="000000"/>
                <w:sz w:val="24"/>
                <w:szCs w:val="24"/>
              </w:rPr>
            </w:pPr>
            <w:r w:rsidRPr="007F74CA">
              <w:rPr>
                <w:rFonts w:ascii="Tahoma" w:hAnsi="Tahoma" w:cs="Tahoma"/>
                <w:color w:val="000000"/>
                <w:sz w:val="24"/>
                <w:szCs w:val="24"/>
              </w:rPr>
              <w:t>|_</w:t>
            </w:r>
            <w:r w:rsidR="00292136">
              <w:rPr>
                <w:rFonts w:ascii="Tahoma" w:hAnsi="Tahoma" w:cs="Tahoma"/>
                <w:color w:val="000000"/>
                <w:sz w:val="24"/>
                <w:szCs w:val="24"/>
              </w:rPr>
              <w:t>_</w:t>
            </w:r>
            <w:r w:rsidR="00292136" w:rsidRPr="007F74CA">
              <w:rPr>
                <w:rFonts w:ascii="Tahoma" w:hAnsi="Tahoma" w:cs="Tahoma"/>
                <w:color w:val="000000"/>
                <w:sz w:val="24"/>
                <w:szCs w:val="24"/>
              </w:rPr>
              <w:t>|</w:t>
            </w:r>
            <w:r w:rsidRPr="007F74CA">
              <w:rPr>
                <w:rFonts w:ascii="Tahoma" w:hAnsi="Tahoma" w:cs="Tahoma"/>
                <w:color w:val="000000"/>
                <w:sz w:val="24"/>
                <w:szCs w:val="24"/>
              </w:rPr>
              <w:t>__|</w:t>
            </w:r>
          </w:p>
        </w:tc>
      </w:tr>
      <w:tr w:rsidR="000B7C9C" w:rsidRPr="007F74CA" w14:paraId="467F8905" w14:textId="77777777" w:rsidTr="00F324DF">
        <w:trPr>
          <w:trHeight w:val="228"/>
        </w:trPr>
        <w:tc>
          <w:tcPr>
            <w:tcW w:w="386" w:type="pct"/>
          </w:tcPr>
          <w:p w14:paraId="3B3A8FA0" w14:textId="77777777" w:rsidR="000B7C9C" w:rsidRPr="007F74CA" w:rsidRDefault="000B7C9C" w:rsidP="000B7C9C">
            <w:pPr>
              <w:jc w:val="center"/>
              <w:rPr>
                <w:rFonts w:ascii="Tahoma" w:hAnsi="Tahoma" w:cs="Tahoma"/>
                <w:sz w:val="24"/>
                <w:szCs w:val="24"/>
              </w:rPr>
            </w:pPr>
            <w:r>
              <w:rPr>
                <w:rFonts w:ascii="Tahoma" w:hAnsi="Tahoma" w:cs="Tahoma"/>
                <w:bCs/>
                <w:sz w:val="24"/>
                <w:szCs w:val="24"/>
              </w:rPr>
              <w:t>5</w:t>
            </w:r>
            <w:r w:rsidRPr="002C4421">
              <w:rPr>
                <w:rFonts w:ascii="Tahoma" w:hAnsi="Tahoma" w:cs="Tahoma"/>
                <w:bCs/>
                <w:sz w:val="24"/>
                <w:szCs w:val="24"/>
              </w:rPr>
              <w:t>.02</w:t>
            </w:r>
          </w:p>
        </w:tc>
        <w:tc>
          <w:tcPr>
            <w:tcW w:w="2629" w:type="pct"/>
            <w:vAlign w:val="center"/>
          </w:tcPr>
          <w:p w14:paraId="50A4B8BA" w14:textId="77777777" w:rsidR="000B7C9C" w:rsidRPr="00901557" w:rsidRDefault="000B7C9C" w:rsidP="000B7C9C">
            <w:pPr>
              <w:rPr>
                <w:rFonts w:ascii="Tahoma" w:hAnsi="Tahoma" w:cs="Tahoma"/>
                <w:sz w:val="24"/>
                <w:szCs w:val="24"/>
                <w:lang w:val="fr-SN"/>
              </w:rPr>
            </w:pPr>
            <w:r w:rsidRPr="00901557">
              <w:rPr>
                <w:rFonts w:ascii="Tahoma" w:hAnsi="Tahoma" w:cs="Tahoma"/>
                <w:bCs/>
                <w:sz w:val="24"/>
                <w:szCs w:val="24"/>
                <w:lang w:val="fr-SN"/>
              </w:rPr>
              <w:t>Au cours des 12 derniers mois, vous ou d'autres membres du ménage n’avez pas pu manger une nourriture saine et nutritive par manque d’argent ou d’autres ressources?</w:t>
            </w:r>
          </w:p>
        </w:tc>
        <w:tc>
          <w:tcPr>
            <w:tcW w:w="1335" w:type="pct"/>
          </w:tcPr>
          <w:p w14:paraId="5A4F9BF9" w14:textId="77777777" w:rsidR="000B7C9C" w:rsidRPr="0007423A" w:rsidRDefault="000B7C9C" w:rsidP="000B7C9C">
            <w:pPr>
              <w:rPr>
                <w:rFonts w:ascii="Tahoma" w:hAnsi="Tahoma" w:cs="Tahoma"/>
                <w:color w:val="000000"/>
                <w:sz w:val="24"/>
                <w:szCs w:val="24"/>
                <w:lang w:val="fr-SN"/>
              </w:rPr>
            </w:pPr>
            <w:r>
              <w:rPr>
                <w:rFonts w:ascii="Tahoma" w:hAnsi="Tahoma" w:cs="Tahoma"/>
                <w:color w:val="000000"/>
                <w:sz w:val="24"/>
                <w:szCs w:val="24"/>
                <w:lang w:val="fr-SN"/>
              </w:rPr>
              <w:t xml:space="preserve">1. </w:t>
            </w:r>
            <w:r w:rsidRPr="0007423A">
              <w:rPr>
                <w:rFonts w:ascii="Tahoma" w:hAnsi="Tahoma" w:cs="Tahoma"/>
                <w:color w:val="000000"/>
                <w:sz w:val="24"/>
                <w:szCs w:val="24"/>
                <w:lang w:val="fr-SN"/>
              </w:rPr>
              <w:t>Oui</w:t>
            </w:r>
          </w:p>
          <w:p w14:paraId="3B1F8895" w14:textId="77777777" w:rsidR="000B7C9C" w:rsidRPr="0007423A" w:rsidRDefault="000B7C9C" w:rsidP="000B7C9C">
            <w:pPr>
              <w:rPr>
                <w:rFonts w:ascii="Tahoma" w:hAnsi="Tahoma" w:cs="Tahoma"/>
                <w:color w:val="000000"/>
                <w:sz w:val="24"/>
                <w:szCs w:val="24"/>
                <w:lang w:val="fr-SN"/>
              </w:rPr>
            </w:pPr>
            <w:r>
              <w:rPr>
                <w:rFonts w:ascii="Tahoma" w:hAnsi="Tahoma" w:cs="Tahoma"/>
                <w:color w:val="000000"/>
                <w:sz w:val="24"/>
                <w:szCs w:val="24"/>
                <w:lang w:val="fr-SN"/>
              </w:rPr>
              <w:t xml:space="preserve">2. </w:t>
            </w:r>
            <w:r w:rsidRPr="0007423A">
              <w:rPr>
                <w:rFonts w:ascii="Tahoma" w:hAnsi="Tahoma" w:cs="Tahoma"/>
                <w:color w:val="000000"/>
                <w:sz w:val="24"/>
                <w:szCs w:val="24"/>
                <w:lang w:val="fr-SN"/>
              </w:rPr>
              <w:t>Non</w:t>
            </w:r>
          </w:p>
          <w:p w14:paraId="43C78FE6" w14:textId="77777777" w:rsidR="000B7C9C" w:rsidRPr="0007423A" w:rsidRDefault="000B7C9C" w:rsidP="000B7C9C">
            <w:pPr>
              <w:rPr>
                <w:rFonts w:ascii="Tahoma" w:hAnsi="Tahoma" w:cs="Tahoma"/>
                <w:color w:val="000000"/>
                <w:sz w:val="24"/>
                <w:szCs w:val="24"/>
                <w:lang w:val="fr-SN"/>
              </w:rPr>
            </w:pPr>
            <w:r>
              <w:rPr>
                <w:rFonts w:ascii="Tahoma" w:hAnsi="Tahoma" w:cs="Tahoma"/>
                <w:color w:val="000000"/>
                <w:sz w:val="24"/>
                <w:szCs w:val="24"/>
                <w:lang w:val="fr-SN"/>
              </w:rPr>
              <w:t xml:space="preserve">98. </w:t>
            </w:r>
            <w:r w:rsidRPr="0007423A">
              <w:rPr>
                <w:rFonts w:ascii="Tahoma" w:hAnsi="Tahoma" w:cs="Tahoma"/>
                <w:color w:val="000000"/>
                <w:sz w:val="24"/>
                <w:szCs w:val="24"/>
                <w:lang w:val="fr-SN"/>
              </w:rPr>
              <w:t>Ne Sait pas</w:t>
            </w:r>
          </w:p>
          <w:p w14:paraId="59E8473D" w14:textId="77777777" w:rsidR="000B7C9C" w:rsidRPr="00FE5FCB" w:rsidRDefault="000B7C9C" w:rsidP="000B7C9C">
            <w:pPr>
              <w:rPr>
                <w:rFonts w:ascii="Tahoma" w:hAnsi="Tahoma" w:cs="Tahoma"/>
                <w:sz w:val="24"/>
                <w:szCs w:val="24"/>
                <w:lang w:val="fr-SN"/>
              </w:rPr>
            </w:pPr>
            <w:r>
              <w:rPr>
                <w:rFonts w:ascii="Tahoma" w:hAnsi="Tahoma" w:cs="Tahoma"/>
                <w:color w:val="000000"/>
                <w:sz w:val="24"/>
                <w:szCs w:val="24"/>
                <w:lang w:val="fr-SN"/>
              </w:rPr>
              <w:t xml:space="preserve">99. </w:t>
            </w:r>
            <w:r w:rsidRPr="0007423A">
              <w:rPr>
                <w:rFonts w:ascii="Tahoma" w:hAnsi="Tahoma" w:cs="Tahoma"/>
                <w:color w:val="000000"/>
                <w:sz w:val="24"/>
                <w:szCs w:val="24"/>
                <w:lang w:val="fr-SN"/>
              </w:rPr>
              <w:t>Refus</w:t>
            </w:r>
          </w:p>
        </w:tc>
        <w:tc>
          <w:tcPr>
            <w:tcW w:w="651" w:type="pct"/>
            <w:vAlign w:val="center"/>
          </w:tcPr>
          <w:p w14:paraId="3F01E373" w14:textId="4C0A0FC4" w:rsidR="000B7C9C" w:rsidRPr="007F74CA" w:rsidRDefault="00292136" w:rsidP="000B7C9C">
            <w:pPr>
              <w:jc w:val="center"/>
              <w:rPr>
                <w:rFonts w:ascii="Tahoma" w:hAnsi="Tahoma" w:cs="Tahoma"/>
                <w:color w:val="000000"/>
                <w:sz w:val="24"/>
                <w:szCs w:val="24"/>
              </w:rPr>
            </w:pPr>
            <w:r w:rsidRPr="007F74CA">
              <w:rPr>
                <w:rFonts w:ascii="Tahoma" w:hAnsi="Tahoma" w:cs="Tahoma"/>
                <w:color w:val="000000"/>
                <w:sz w:val="24"/>
                <w:szCs w:val="24"/>
              </w:rPr>
              <w:t>|_</w:t>
            </w:r>
            <w:r>
              <w:rPr>
                <w:rFonts w:ascii="Tahoma" w:hAnsi="Tahoma" w:cs="Tahoma"/>
                <w:color w:val="000000"/>
                <w:sz w:val="24"/>
                <w:szCs w:val="24"/>
              </w:rPr>
              <w:t>_</w:t>
            </w:r>
            <w:r w:rsidRPr="007F74CA">
              <w:rPr>
                <w:rFonts w:ascii="Tahoma" w:hAnsi="Tahoma" w:cs="Tahoma"/>
                <w:color w:val="000000"/>
                <w:sz w:val="24"/>
                <w:szCs w:val="24"/>
              </w:rPr>
              <w:t>|__|</w:t>
            </w:r>
          </w:p>
        </w:tc>
      </w:tr>
      <w:tr w:rsidR="000B7C9C" w:rsidRPr="007F74CA" w14:paraId="32FA2126" w14:textId="77777777" w:rsidTr="00F324DF">
        <w:trPr>
          <w:trHeight w:val="1358"/>
        </w:trPr>
        <w:tc>
          <w:tcPr>
            <w:tcW w:w="386" w:type="pct"/>
          </w:tcPr>
          <w:p w14:paraId="25B86148" w14:textId="77777777" w:rsidR="000B7C9C" w:rsidRPr="002C4421" w:rsidRDefault="000B7C9C" w:rsidP="000B7C9C">
            <w:pPr>
              <w:jc w:val="center"/>
              <w:rPr>
                <w:rFonts w:ascii="Tahoma" w:hAnsi="Tahoma" w:cs="Tahoma"/>
                <w:bCs/>
                <w:sz w:val="24"/>
                <w:szCs w:val="24"/>
              </w:rPr>
            </w:pPr>
            <w:r>
              <w:rPr>
                <w:rFonts w:ascii="Tahoma" w:hAnsi="Tahoma" w:cs="Tahoma"/>
                <w:bCs/>
                <w:sz w:val="24"/>
                <w:szCs w:val="24"/>
              </w:rPr>
              <w:t>5</w:t>
            </w:r>
            <w:r w:rsidRPr="002C4421">
              <w:rPr>
                <w:rFonts w:ascii="Tahoma" w:hAnsi="Tahoma" w:cs="Tahoma"/>
                <w:bCs/>
                <w:sz w:val="24"/>
                <w:szCs w:val="24"/>
              </w:rPr>
              <w:t>.03</w:t>
            </w:r>
          </w:p>
        </w:tc>
        <w:tc>
          <w:tcPr>
            <w:tcW w:w="2629" w:type="pct"/>
            <w:vAlign w:val="center"/>
          </w:tcPr>
          <w:p w14:paraId="2D78C02E" w14:textId="77777777" w:rsidR="000B7C9C" w:rsidRPr="00901557" w:rsidRDefault="000B7C9C" w:rsidP="000B7C9C">
            <w:pPr>
              <w:rPr>
                <w:rFonts w:ascii="Tahoma" w:hAnsi="Tahoma" w:cs="Tahoma"/>
                <w:bCs/>
                <w:sz w:val="24"/>
                <w:szCs w:val="24"/>
                <w:lang w:val="fr-SN"/>
              </w:rPr>
            </w:pPr>
            <w:r w:rsidRPr="00901557">
              <w:rPr>
                <w:rFonts w:ascii="Tahoma" w:hAnsi="Tahoma" w:cs="Tahoma"/>
                <w:bCs/>
                <w:sz w:val="24"/>
                <w:szCs w:val="24"/>
                <w:lang w:val="fr-SN"/>
              </w:rPr>
              <w:t>Au cours des 12 derniers mois, vous ou d'autres membres du ménage avez mangé une nourriture peu variée par manque d’argent ou d’autres ressources?</w:t>
            </w:r>
          </w:p>
        </w:tc>
        <w:tc>
          <w:tcPr>
            <w:tcW w:w="1335" w:type="pct"/>
          </w:tcPr>
          <w:p w14:paraId="0C7160F5" w14:textId="77777777" w:rsidR="000B7C9C" w:rsidRPr="0007423A" w:rsidRDefault="000B7C9C" w:rsidP="000B7C9C">
            <w:pPr>
              <w:rPr>
                <w:rFonts w:ascii="Tahoma" w:hAnsi="Tahoma" w:cs="Tahoma"/>
                <w:color w:val="000000"/>
                <w:sz w:val="24"/>
                <w:szCs w:val="24"/>
                <w:lang w:val="fr-SN"/>
              </w:rPr>
            </w:pPr>
            <w:r>
              <w:rPr>
                <w:rFonts w:ascii="Tahoma" w:hAnsi="Tahoma" w:cs="Tahoma"/>
                <w:color w:val="000000"/>
                <w:sz w:val="24"/>
                <w:szCs w:val="24"/>
                <w:lang w:val="fr-SN"/>
              </w:rPr>
              <w:t xml:space="preserve">1. </w:t>
            </w:r>
            <w:r w:rsidRPr="0007423A">
              <w:rPr>
                <w:rFonts w:ascii="Tahoma" w:hAnsi="Tahoma" w:cs="Tahoma"/>
                <w:color w:val="000000"/>
                <w:sz w:val="24"/>
                <w:szCs w:val="24"/>
                <w:lang w:val="fr-SN"/>
              </w:rPr>
              <w:t>Oui</w:t>
            </w:r>
          </w:p>
          <w:p w14:paraId="74A14BFA" w14:textId="77777777" w:rsidR="000B7C9C" w:rsidRPr="0007423A" w:rsidRDefault="000B7C9C" w:rsidP="000B7C9C">
            <w:pPr>
              <w:rPr>
                <w:rFonts w:ascii="Tahoma" w:hAnsi="Tahoma" w:cs="Tahoma"/>
                <w:color w:val="000000"/>
                <w:sz w:val="24"/>
                <w:szCs w:val="24"/>
                <w:lang w:val="fr-SN"/>
              </w:rPr>
            </w:pPr>
            <w:r>
              <w:rPr>
                <w:rFonts w:ascii="Tahoma" w:hAnsi="Tahoma" w:cs="Tahoma"/>
                <w:color w:val="000000"/>
                <w:sz w:val="24"/>
                <w:szCs w:val="24"/>
                <w:lang w:val="fr-SN"/>
              </w:rPr>
              <w:t xml:space="preserve">2. </w:t>
            </w:r>
            <w:r w:rsidRPr="0007423A">
              <w:rPr>
                <w:rFonts w:ascii="Tahoma" w:hAnsi="Tahoma" w:cs="Tahoma"/>
                <w:color w:val="000000"/>
                <w:sz w:val="24"/>
                <w:szCs w:val="24"/>
                <w:lang w:val="fr-SN"/>
              </w:rPr>
              <w:t>Non</w:t>
            </w:r>
          </w:p>
          <w:p w14:paraId="6AEC9FC4" w14:textId="77777777" w:rsidR="000B7C9C" w:rsidRPr="0007423A" w:rsidRDefault="000B7C9C" w:rsidP="000B7C9C">
            <w:pPr>
              <w:rPr>
                <w:rFonts w:ascii="Tahoma" w:hAnsi="Tahoma" w:cs="Tahoma"/>
                <w:color w:val="000000"/>
                <w:sz w:val="24"/>
                <w:szCs w:val="24"/>
                <w:lang w:val="fr-SN"/>
              </w:rPr>
            </w:pPr>
            <w:r>
              <w:rPr>
                <w:rFonts w:ascii="Tahoma" w:hAnsi="Tahoma" w:cs="Tahoma"/>
                <w:color w:val="000000"/>
                <w:sz w:val="24"/>
                <w:szCs w:val="24"/>
                <w:lang w:val="fr-SN"/>
              </w:rPr>
              <w:t xml:space="preserve">98. </w:t>
            </w:r>
            <w:r w:rsidRPr="0007423A">
              <w:rPr>
                <w:rFonts w:ascii="Tahoma" w:hAnsi="Tahoma" w:cs="Tahoma"/>
                <w:color w:val="000000"/>
                <w:sz w:val="24"/>
                <w:szCs w:val="24"/>
                <w:lang w:val="fr-SN"/>
              </w:rPr>
              <w:t>Ne Sait pas</w:t>
            </w:r>
          </w:p>
          <w:p w14:paraId="12BA1C6A" w14:textId="77777777" w:rsidR="000B7C9C" w:rsidRPr="0007423A" w:rsidRDefault="000B7C9C" w:rsidP="000B7C9C">
            <w:pPr>
              <w:spacing w:after="200"/>
              <w:rPr>
                <w:rFonts w:ascii="Tahoma" w:hAnsi="Tahoma" w:cs="Tahoma"/>
                <w:sz w:val="24"/>
                <w:szCs w:val="24"/>
                <w:lang w:val="fr-FR"/>
              </w:rPr>
            </w:pPr>
            <w:r>
              <w:rPr>
                <w:rFonts w:ascii="Tahoma" w:hAnsi="Tahoma" w:cs="Tahoma"/>
                <w:color w:val="000000"/>
                <w:sz w:val="24"/>
                <w:szCs w:val="24"/>
                <w:lang w:val="fr-SN"/>
              </w:rPr>
              <w:t xml:space="preserve">99. </w:t>
            </w:r>
            <w:r w:rsidRPr="0007423A">
              <w:rPr>
                <w:rFonts w:ascii="Tahoma" w:hAnsi="Tahoma" w:cs="Tahoma"/>
                <w:color w:val="000000"/>
                <w:sz w:val="24"/>
                <w:szCs w:val="24"/>
                <w:lang w:val="fr-SN"/>
              </w:rPr>
              <w:t>Refus</w:t>
            </w:r>
          </w:p>
        </w:tc>
        <w:tc>
          <w:tcPr>
            <w:tcW w:w="651" w:type="pct"/>
            <w:vAlign w:val="center"/>
          </w:tcPr>
          <w:p w14:paraId="08E0CBE1" w14:textId="390BB077" w:rsidR="000B7C9C" w:rsidRPr="007F74CA" w:rsidRDefault="00292136" w:rsidP="000B7C9C">
            <w:pPr>
              <w:spacing w:after="200"/>
              <w:jc w:val="center"/>
              <w:rPr>
                <w:rFonts w:ascii="Tahoma" w:hAnsi="Tahoma" w:cs="Tahoma"/>
                <w:sz w:val="24"/>
                <w:szCs w:val="24"/>
              </w:rPr>
            </w:pPr>
            <w:r w:rsidRPr="007F74CA">
              <w:rPr>
                <w:rFonts w:ascii="Tahoma" w:hAnsi="Tahoma" w:cs="Tahoma"/>
                <w:color w:val="000000"/>
                <w:sz w:val="24"/>
                <w:szCs w:val="24"/>
              </w:rPr>
              <w:t>|_</w:t>
            </w:r>
            <w:r>
              <w:rPr>
                <w:rFonts w:ascii="Tahoma" w:hAnsi="Tahoma" w:cs="Tahoma"/>
                <w:color w:val="000000"/>
                <w:sz w:val="24"/>
                <w:szCs w:val="24"/>
              </w:rPr>
              <w:t>_</w:t>
            </w:r>
            <w:r w:rsidRPr="007F74CA">
              <w:rPr>
                <w:rFonts w:ascii="Tahoma" w:hAnsi="Tahoma" w:cs="Tahoma"/>
                <w:color w:val="000000"/>
                <w:sz w:val="24"/>
                <w:szCs w:val="24"/>
              </w:rPr>
              <w:t>|__|</w:t>
            </w:r>
          </w:p>
        </w:tc>
      </w:tr>
      <w:tr w:rsidR="000B7C9C" w:rsidRPr="00BA12E7" w14:paraId="572EC8D4" w14:textId="77777777" w:rsidTr="00F324DF">
        <w:trPr>
          <w:trHeight w:val="1358"/>
        </w:trPr>
        <w:tc>
          <w:tcPr>
            <w:tcW w:w="386" w:type="pct"/>
          </w:tcPr>
          <w:p w14:paraId="40D6814D" w14:textId="77777777" w:rsidR="000B7C9C" w:rsidRDefault="000B7C9C" w:rsidP="000B7C9C">
            <w:pPr>
              <w:jc w:val="center"/>
              <w:rPr>
                <w:rFonts w:ascii="Tahoma" w:hAnsi="Tahoma" w:cs="Tahoma"/>
                <w:bCs/>
                <w:sz w:val="24"/>
                <w:szCs w:val="24"/>
              </w:rPr>
            </w:pPr>
            <w:r>
              <w:rPr>
                <w:rFonts w:ascii="Tahoma" w:hAnsi="Tahoma" w:cs="Tahoma"/>
                <w:bCs/>
                <w:sz w:val="24"/>
                <w:szCs w:val="24"/>
              </w:rPr>
              <w:t>5.04</w:t>
            </w:r>
          </w:p>
        </w:tc>
        <w:tc>
          <w:tcPr>
            <w:tcW w:w="2629" w:type="pct"/>
            <w:vAlign w:val="center"/>
          </w:tcPr>
          <w:p w14:paraId="002B404B" w14:textId="77777777" w:rsidR="000B7C9C" w:rsidRPr="00901557" w:rsidRDefault="000B7C9C" w:rsidP="000B7C9C">
            <w:pPr>
              <w:rPr>
                <w:rFonts w:ascii="Tahoma" w:hAnsi="Tahoma" w:cs="Tahoma"/>
                <w:bCs/>
                <w:sz w:val="24"/>
                <w:szCs w:val="24"/>
                <w:lang w:val="fr-SN"/>
              </w:rPr>
            </w:pPr>
            <w:r w:rsidRPr="00901557">
              <w:rPr>
                <w:rFonts w:ascii="Tahoma" w:hAnsi="Tahoma" w:cs="Tahoma"/>
                <w:bCs/>
                <w:sz w:val="24"/>
                <w:szCs w:val="24"/>
                <w:lang w:val="fr-SN"/>
              </w:rPr>
              <w:t>Au cours des 12 derniers mois, vous ou d'autres membres du ménage avez dû sauter un repas parce que vous n’aviez pas assez d’argent ou d’autres ressources pour vous procurer à manger?</w:t>
            </w:r>
          </w:p>
        </w:tc>
        <w:tc>
          <w:tcPr>
            <w:tcW w:w="1335" w:type="pct"/>
          </w:tcPr>
          <w:p w14:paraId="164E1E24" w14:textId="77777777" w:rsidR="000B7C9C" w:rsidRPr="0007423A" w:rsidRDefault="000B7C9C" w:rsidP="000B7C9C">
            <w:pPr>
              <w:rPr>
                <w:rFonts w:ascii="Tahoma" w:hAnsi="Tahoma" w:cs="Tahoma"/>
                <w:color w:val="000000"/>
                <w:sz w:val="24"/>
                <w:szCs w:val="24"/>
                <w:lang w:val="fr-SN"/>
              </w:rPr>
            </w:pPr>
            <w:r>
              <w:rPr>
                <w:rFonts w:ascii="Tahoma" w:hAnsi="Tahoma" w:cs="Tahoma"/>
                <w:color w:val="000000"/>
                <w:sz w:val="24"/>
                <w:szCs w:val="24"/>
                <w:lang w:val="fr-SN"/>
              </w:rPr>
              <w:t xml:space="preserve">1. </w:t>
            </w:r>
            <w:r w:rsidRPr="0007423A">
              <w:rPr>
                <w:rFonts w:ascii="Tahoma" w:hAnsi="Tahoma" w:cs="Tahoma"/>
                <w:color w:val="000000"/>
                <w:sz w:val="24"/>
                <w:szCs w:val="24"/>
                <w:lang w:val="fr-SN"/>
              </w:rPr>
              <w:t>Oui</w:t>
            </w:r>
          </w:p>
          <w:p w14:paraId="4DE71AF4" w14:textId="77777777" w:rsidR="000B7C9C" w:rsidRPr="0007423A" w:rsidRDefault="000B7C9C" w:rsidP="000B7C9C">
            <w:pPr>
              <w:rPr>
                <w:rFonts w:ascii="Tahoma" w:hAnsi="Tahoma" w:cs="Tahoma"/>
                <w:color w:val="000000"/>
                <w:sz w:val="24"/>
                <w:szCs w:val="24"/>
                <w:lang w:val="fr-SN"/>
              </w:rPr>
            </w:pPr>
            <w:r>
              <w:rPr>
                <w:rFonts w:ascii="Tahoma" w:hAnsi="Tahoma" w:cs="Tahoma"/>
                <w:color w:val="000000"/>
                <w:sz w:val="24"/>
                <w:szCs w:val="24"/>
                <w:lang w:val="fr-SN"/>
              </w:rPr>
              <w:t xml:space="preserve">2. </w:t>
            </w:r>
            <w:r w:rsidRPr="0007423A">
              <w:rPr>
                <w:rFonts w:ascii="Tahoma" w:hAnsi="Tahoma" w:cs="Tahoma"/>
                <w:color w:val="000000"/>
                <w:sz w:val="24"/>
                <w:szCs w:val="24"/>
                <w:lang w:val="fr-SN"/>
              </w:rPr>
              <w:t>Non</w:t>
            </w:r>
          </w:p>
          <w:p w14:paraId="3601DC9D" w14:textId="77777777" w:rsidR="000B7C9C" w:rsidRPr="0007423A" w:rsidRDefault="000B7C9C" w:rsidP="000B7C9C">
            <w:pPr>
              <w:rPr>
                <w:rFonts w:ascii="Tahoma" w:hAnsi="Tahoma" w:cs="Tahoma"/>
                <w:color w:val="000000"/>
                <w:sz w:val="24"/>
                <w:szCs w:val="24"/>
                <w:lang w:val="fr-SN"/>
              </w:rPr>
            </w:pPr>
            <w:r>
              <w:rPr>
                <w:rFonts w:ascii="Tahoma" w:hAnsi="Tahoma" w:cs="Tahoma"/>
                <w:color w:val="000000"/>
                <w:sz w:val="24"/>
                <w:szCs w:val="24"/>
                <w:lang w:val="fr-SN"/>
              </w:rPr>
              <w:t xml:space="preserve">98. </w:t>
            </w:r>
            <w:r w:rsidRPr="0007423A">
              <w:rPr>
                <w:rFonts w:ascii="Tahoma" w:hAnsi="Tahoma" w:cs="Tahoma"/>
                <w:color w:val="000000"/>
                <w:sz w:val="24"/>
                <w:szCs w:val="24"/>
                <w:lang w:val="fr-SN"/>
              </w:rPr>
              <w:t>Ne Sait pas</w:t>
            </w:r>
          </w:p>
          <w:p w14:paraId="00793427" w14:textId="77777777" w:rsidR="000B7C9C" w:rsidRDefault="000B7C9C" w:rsidP="000B7C9C">
            <w:pPr>
              <w:rPr>
                <w:rFonts w:ascii="Tahoma" w:hAnsi="Tahoma" w:cs="Tahoma"/>
                <w:color w:val="000000"/>
                <w:sz w:val="24"/>
                <w:szCs w:val="24"/>
                <w:lang w:val="fr-SN"/>
              </w:rPr>
            </w:pPr>
            <w:r>
              <w:rPr>
                <w:rFonts w:ascii="Tahoma" w:hAnsi="Tahoma" w:cs="Tahoma"/>
                <w:color w:val="000000"/>
                <w:sz w:val="24"/>
                <w:szCs w:val="24"/>
                <w:lang w:val="fr-SN"/>
              </w:rPr>
              <w:t xml:space="preserve">99. </w:t>
            </w:r>
            <w:r w:rsidRPr="0007423A">
              <w:rPr>
                <w:rFonts w:ascii="Tahoma" w:hAnsi="Tahoma" w:cs="Tahoma"/>
                <w:color w:val="000000"/>
                <w:sz w:val="24"/>
                <w:szCs w:val="24"/>
                <w:lang w:val="fr-SN"/>
              </w:rPr>
              <w:t>Refus</w:t>
            </w:r>
          </w:p>
        </w:tc>
        <w:tc>
          <w:tcPr>
            <w:tcW w:w="651" w:type="pct"/>
            <w:vAlign w:val="center"/>
          </w:tcPr>
          <w:p w14:paraId="44D269B9" w14:textId="20BEB7B6" w:rsidR="000B7C9C" w:rsidRPr="00901557" w:rsidRDefault="00292136" w:rsidP="000B7C9C">
            <w:pPr>
              <w:spacing w:after="200"/>
              <w:jc w:val="center"/>
              <w:rPr>
                <w:rFonts w:ascii="Tahoma" w:hAnsi="Tahoma" w:cs="Tahoma"/>
                <w:color w:val="000000"/>
                <w:sz w:val="24"/>
                <w:szCs w:val="24"/>
                <w:lang w:val="fr-FR"/>
              </w:rPr>
            </w:pPr>
            <w:r w:rsidRPr="007F74CA">
              <w:rPr>
                <w:rFonts w:ascii="Tahoma" w:hAnsi="Tahoma" w:cs="Tahoma"/>
                <w:color w:val="000000"/>
                <w:sz w:val="24"/>
                <w:szCs w:val="24"/>
              </w:rPr>
              <w:t>|_</w:t>
            </w:r>
            <w:r>
              <w:rPr>
                <w:rFonts w:ascii="Tahoma" w:hAnsi="Tahoma" w:cs="Tahoma"/>
                <w:color w:val="000000"/>
                <w:sz w:val="24"/>
                <w:szCs w:val="24"/>
              </w:rPr>
              <w:t>_</w:t>
            </w:r>
            <w:r w:rsidRPr="007F74CA">
              <w:rPr>
                <w:rFonts w:ascii="Tahoma" w:hAnsi="Tahoma" w:cs="Tahoma"/>
                <w:color w:val="000000"/>
                <w:sz w:val="24"/>
                <w:szCs w:val="24"/>
              </w:rPr>
              <w:t>|__|</w:t>
            </w:r>
          </w:p>
        </w:tc>
      </w:tr>
      <w:tr w:rsidR="000B7C9C" w:rsidRPr="007F74CA" w14:paraId="4B8A0FEB" w14:textId="77777777" w:rsidTr="00F324DF">
        <w:trPr>
          <w:trHeight w:val="1412"/>
        </w:trPr>
        <w:tc>
          <w:tcPr>
            <w:tcW w:w="386" w:type="pct"/>
          </w:tcPr>
          <w:p w14:paraId="38DB6487" w14:textId="77777777" w:rsidR="000B7C9C" w:rsidRPr="002C4421" w:rsidRDefault="000B7C9C" w:rsidP="000B7C9C">
            <w:pPr>
              <w:jc w:val="center"/>
              <w:rPr>
                <w:rFonts w:ascii="Tahoma" w:hAnsi="Tahoma" w:cs="Tahoma"/>
                <w:bCs/>
                <w:sz w:val="24"/>
                <w:szCs w:val="24"/>
              </w:rPr>
            </w:pPr>
            <w:r>
              <w:rPr>
                <w:rFonts w:ascii="Tahoma" w:hAnsi="Tahoma" w:cs="Tahoma"/>
                <w:bCs/>
                <w:sz w:val="24"/>
                <w:szCs w:val="24"/>
              </w:rPr>
              <w:t>5</w:t>
            </w:r>
            <w:r w:rsidRPr="002C4421">
              <w:rPr>
                <w:rFonts w:ascii="Tahoma" w:hAnsi="Tahoma" w:cs="Tahoma"/>
                <w:bCs/>
                <w:sz w:val="24"/>
                <w:szCs w:val="24"/>
              </w:rPr>
              <w:t>.0</w:t>
            </w:r>
            <w:r>
              <w:rPr>
                <w:rFonts w:ascii="Tahoma" w:hAnsi="Tahoma" w:cs="Tahoma"/>
                <w:bCs/>
                <w:sz w:val="24"/>
                <w:szCs w:val="24"/>
              </w:rPr>
              <w:t>5</w:t>
            </w:r>
          </w:p>
        </w:tc>
        <w:tc>
          <w:tcPr>
            <w:tcW w:w="2629" w:type="pct"/>
            <w:vAlign w:val="center"/>
          </w:tcPr>
          <w:p w14:paraId="53AC5E04" w14:textId="77777777" w:rsidR="000B7C9C" w:rsidRPr="00901557" w:rsidRDefault="000B7C9C" w:rsidP="000B7C9C">
            <w:pPr>
              <w:rPr>
                <w:rFonts w:ascii="Tahoma" w:hAnsi="Tahoma" w:cs="Tahoma"/>
                <w:bCs/>
                <w:sz w:val="24"/>
                <w:szCs w:val="24"/>
                <w:lang w:val="fr-SN"/>
              </w:rPr>
            </w:pPr>
            <w:r w:rsidRPr="00901557">
              <w:rPr>
                <w:rFonts w:ascii="Tahoma" w:hAnsi="Tahoma" w:cs="Tahoma"/>
                <w:bCs/>
                <w:sz w:val="24"/>
                <w:szCs w:val="24"/>
                <w:lang w:val="fr-SN"/>
              </w:rPr>
              <w:t>Au cours des 12 derniers mois, vous ou d'autres membres du ménage avez mangé moins que ce que vous pensiez que vous auriez dû manger à cause d’un manque d’argent ou d’autres ressources?</w:t>
            </w:r>
          </w:p>
        </w:tc>
        <w:tc>
          <w:tcPr>
            <w:tcW w:w="1335" w:type="pct"/>
          </w:tcPr>
          <w:p w14:paraId="169FAA87" w14:textId="77777777" w:rsidR="000B7C9C" w:rsidRPr="0007423A" w:rsidRDefault="000B7C9C" w:rsidP="000B7C9C">
            <w:pPr>
              <w:rPr>
                <w:rFonts w:ascii="Tahoma" w:hAnsi="Tahoma" w:cs="Tahoma"/>
                <w:sz w:val="24"/>
                <w:szCs w:val="24"/>
                <w:lang w:val="fr-SN"/>
              </w:rPr>
            </w:pPr>
            <w:r w:rsidRPr="0007423A">
              <w:rPr>
                <w:rFonts w:ascii="Tahoma" w:hAnsi="Tahoma" w:cs="Tahoma"/>
                <w:sz w:val="24"/>
                <w:szCs w:val="24"/>
                <w:lang w:val="fr-SN"/>
              </w:rPr>
              <w:t>1. Oui</w:t>
            </w:r>
          </w:p>
          <w:p w14:paraId="065DC62D" w14:textId="77777777" w:rsidR="000B7C9C" w:rsidRPr="0007423A" w:rsidRDefault="000B7C9C" w:rsidP="000B7C9C">
            <w:pPr>
              <w:rPr>
                <w:rFonts w:ascii="Tahoma" w:hAnsi="Tahoma" w:cs="Tahoma"/>
                <w:sz w:val="24"/>
                <w:szCs w:val="24"/>
                <w:lang w:val="fr-SN"/>
              </w:rPr>
            </w:pPr>
            <w:r w:rsidRPr="0007423A">
              <w:rPr>
                <w:rFonts w:ascii="Tahoma" w:hAnsi="Tahoma" w:cs="Tahoma"/>
                <w:sz w:val="24"/>
                <w:szCs w:val="24"/>
                <w:lang w:val="fr-SN"/>
              </w:rPr>
              <w:t>2. Non</w:t>
            </w:r>
          </w:p>
          <w:p w14:paraId="56886A9D" w14:textId="77777777" w:rsidR="000B7C9C" w:rsidRPr="0007423A" w:rsidRDefault="000B7C9C" w:rsidP="000B7C9C">
            <w:pPr>
              <w:rPr>
                <w:rFonts w:ascii="Tahoma" w:hAnsi="Tahoma" w:cs="Tahoma"/>
                <w:sz w:val="24"/>
                <w:szCs w:val="24"/>
                <w:lang w:val="fr-SN"/>
              </w:rPr>
            </w:pPr>
            <w:r w:rsidRPr="0007423A">
              <w:rPr>
                <w:rFonts w:ascii="Tahoma" w:hAnsi="Tahoma" w:cs="Tahoma"/>
                <w:sz w:val="24"/>
                <w:szCs w:val="24"/>
                <w:lang w:val="fr-SN"/>
              </w:rPr>
              <w:t>98. Ne Sait pas</w:t>
            </w:r>
          </w:p>
          <w:p w14:paraId="4A6EE0B3" w14:textId="77777777" w:rsidR="000B7C9C" w:rsidRPr="00FE5FCB" w:rsidRDefault="000B7C9C" w:rsidP="000B7C9C">
            <w:pPr>
              <w:rPr>
                <w:rFonts w:ascii="Tahoma" w:hAnsi="Tahoma" w:cs="Tahoma"/>
                <w:sz w:val="24"/>
                <w:szCs w:val="24"/>
                <w:lang w:val="fr-SN"/>
              </w:rPr>
            </w:pPr>
            <w:r w:rsidRPr="0007423A">
              <w:rPr>
                <w:rFonts w:ascii="Tahoma" w:hAnsi="Tahoma" w:cs="Tahoma"/>
                <w:sz w:val="24"/>
                <w:szCs w:val="24"/>
                <w:lang w:val="fr-SN"/>
              </w:rPr>
              <w:t>99. Refus</w:t>
            </w:r>
          </w:p>
        </w:tc>
        <w:tc>
          <w:tcPr>
            <w:tcW w:w="651" w:type="pct"/>
            <w:vAlign w:val="center"/>
          </w:tcPr>
          <w:p w14:paraId="1AAF20CD" w14:textId="107D8C0A" w:rsidR="000B7C9C" w:rsidRPr="007F74CA" w:rsidRDefault="00292136" w:rsidP="000B7C9C">
            <w:pPr>
              <w:jc w:val="center"/>
              <w:rPr>
                <w:rFonts w:ascii="Tahoma" w:hAnsi="Tahoma" w:cs="Tahoma"/>
                <w:sz w:val="24"/>
                <w:szCs w:val="24"/>
              </w:rPr>
            </w:pPr>
            <w:r w:rsidRPr="007F74CA">
              <w:rPr>
                <w:rFonts w:ascii="Tahoma" w:hAnsi="Tahoma" w:cs="Tahoma"/>
                <w:color w:val="000000"/>
                <w:sz w:val="24"/>
                <w:szCs w:val="24"/>
              </w:rPr>
              <w:t>|_</w:t>
            </w:r>
            <w:r>
              <w:rPr>
                <w:rFonts w:ascii="Tahoma" w:hAnsi="Tahoma" w:cs="Tahoma"/>
                <w:color w:val="000000"/>
                <w:sz w:val="24"/>
                <w:szCs w:val="24"/>
              </w:rPr>
              <w:t>_</w:t>
            </w:r>
            <w:r w:rsidRPr="007F74CA">
              <w:rPr>
                <w:rFonts w:ascii="Tahoma" w:hAnsi="Tahoma" w:cs="Tahoma"/>
                <w:color w:val="000000"/>
                <w:sz w:val="24"/>
                <w:szCs w:val="24"/>
              </w:rPr>
              <w:t>|__|</w:t>
            </w:r>
          </w:p>
        </w:tc>
      </w:tr>
      <w:tr w:rsidR="000B7C9C" w:rsidRPr="007F74CA" w14:paraId="77F12D4B" w14:textId="77777777" w:rsidTr="00F324DF">
        <w:trPr>
          <w:trHeight w:val="228"/>
        </w:trPr>
        <w:tc>
          <w:tcPr>
            <w:tcW w:w="386" w:type="pct"/>
          </w:tcPr>
          <w:p w14:paraId="0A919419" w14:textId="77777777" w:rsidR="000B7C9C" w:rsidRPr="002C4421" w:rsidRDefault="000B7C9C" w:rsidP="000B7C9C">
            <w:pPr>
              <w:jc w:val="center"/>
              <w:rPr>
                <w:rFonts w:ascii="Tahoma" w:hAnsi="Tahoma" w:cs="Tahoma"/>
                <w:bCs/>
                <w:sz w:val="24"/>
                <w:szCs w:val="24"/>
              </w:rPr>
            </w:pPr>
            <w:r>
              <w:rPr>
                <w:rFonts w:ascii="Tahoma" w:hAnsi="Tahoma" w:cs="Tahoma"/>
                <w:bCs/>
                <w:sz w:val="24"/>
                <w:szCs w:val="24"/>
              </w:rPr>
              <w:t>5</w:t>
            </w:r>
            <w:r w:rsidRPr="002C4421">
              <w:rPr>
                <w:rFonts w:ascii="Tahoma" w:hAnsi="Tahoma" w:cs="Tahoma"/>
                <w:bCs/>
                <w:sz w:val="24"/>
                <w:szCs w:val="24"/>
              </w:rPr>
              <w:t>.0</w:t>
            </w:r>
            <w:r>
              <w:rPr>
                <w:rFonts w:ascii="Tahoma" w:hAnsi="Tahoma" w:cs="Tahoma"/>
                <w:bCs/>
                <w:sz w:val="24"/>
                <w:szCs w:val="24"/>
              </w:rPr>
              <w:t>6</w:t>
            </w:r>
          </w:p>
        </w:tc>
        <w:tc>
          <w:tcPr>
            <w:tcW w:w="2629" w:type="pct"/>
            <w:vAlign w:val="center"/>
          </w:tcPr>
          <w:p w14:paraId="0DEB41E0" w14:textId="1E278568" w:rsidR="000B7C9C" w:rsidRPr="00901557" w:rsidRDefault="000B7C9C" w:rsidP="000B7C9C">
            <w:pPr>
              <w:rPr>
                <w:rFonts w:ascii="Tahoma" w:hAnsi="Tahoma" w:cs="Tahoma"/>
                <w:bCs/>
                <w:sz w:val="24"/>
                <w:szCs w:val="24"/>
                <w:lang w:val="fr-SN"/>
              </w:rPr>
            </w:pPr>
            <w:r w:rsidRPr="00901557">
              <w:rPr>
                <w:rFonts w:ascii="Tahoma" w:hAnsi="Tahoma" w:cs="Tahoma"/>
                <w:bCs/>
                <w:sz w:val="24"/>
                <w:szCs w:val="24"/>
                <w:lang w:val="fr-SN"/>
              </w:rPr>
              <w:t>Au cours des 12 derniers mois, votre ménage n’avait plus de nourriture parce qu’il n’y avait pas assez d’argent ou d’autres ressources</w:t>
            </w:r>
            <w:r w:rsidR="00AF611B">
              <w:rPr>
                <w:rFonts w:ascii="Tahoma" w:hAnsi="Tahoma" w:cs="Tahoma"/>
                <w:bCs/>
                <w:sz w:val="24"/>
                <w:szCs w:val="24"/>
                <w:lang w:val="fr-SN"/>
              </w:rPr>
              <w:t xml:space="preserve"> </w:t>
            </w:r>
            <w:r w:rsidRPr="00901557">
              <w:rPr>
                <w:rFonts w:ascii="Tahoma" w:hAnsi="Tahoma" w:cs="Tahoma"/>
                <w:bCs/>
                <w:sz w:val="24"/>
                <w:szCs w:val="24"/>
                <w:lang w:val="fr-SN"/>
              </w:rPr>
              <w:t>?</w:t>
            </w:r>
          </w:p>
        </w:tc>
        <w:tc>
          <w:tcPr>
            <w:tcW w:w="1335" w:type="pct"/>
          </w:tcPr>
          <w:p w14:paraId="154AEA19" w14:textId="77777777" w:rsidR="000B7C9C" w:rsidRPr="0007423A" w:rsidRDefault="000B7C9C" w:rsidP="000B7C9C">
            <w:pPr>
              <w:rPr>
                <w:rFonts w:ascii="Tahoma" w:hAnsi="Tahoma" w:cs="Tahoma"/>
                <w:sz w:val="24"/>
                <w:szCs w:val="24"/>
                <w:lang w:val="fr-SN"/>
              </w:rPr>
            </w:pPr>
            <w:r w:rsidRPr="0007423A">
              <w:rPr>
                <w:rFonts w:ascii="Tahoma" w:hAnsi="Tahoma" w:cs="Tahoma"/>
                <w:sz w:val="24"/>
                <w:szCs w:val="24"/>
                <w:lang w:val="fr-SN"/>
              </w:rPr>
              <w:t>1. Oui</w:t>
            </w:r>
          </w:p>
          <w:p w14:paraId="76036BA3" w14:textId="77777777" w:rsidR="000B7C9C" w:rsidRPr="0007423A" w:rsidRDefault="000B7C9C" w:rsidP="000B7C9C">
            <w:pPr>
              <w:rPr>
                <w:rFonts w:ascii="Tahoma" w:hAnsi="Tahoma" w:cs="Tahoma"/>
                <w:sz w:val="24"/>
                <w:szCs w:val="24"/>
                <w:lang w:val="fr-SN"/>
              </w:rPr>
            </w:pPr>
            <w:r w:rsidRPr="0007423A">
              <w:rPr>
                <w:rFonts w:ascii="Tahoma" w:hAnsi="Tahoma" w:cs="Tahoma"/>
                <w:sz w:val="24"/>
                <w:szCs w:val="24"/>
                <w:lang w:val="fr-SN"/>
              </w:rPr>
              <w:t>2. Non</w:t>
            </w:r>
          </w:p>
          <w:p w14:paraId="7C455302" w14:textId="77777777" w:rsidR="000B7C9C" w:rsidRPr="0007423A" w:rsidRDefault="000B7C9C" w:rsidP="000B7C9C">
            <w:pPr>
              <w:rPr>
                <w:rFonts w:ascii="Tahoma" w:hAnsi="Tahoma" w:cs="Tahoma"/>
                <w:sz w:val="24"/>
                <w:szCs w:val="24"/>
                <w:lang w:val="fr-SN"/>
              </w:rPr>
            </w:pPr>
            <w:r w:rsidRPr="0007423A">
              <w:rPr>
                <w:rFonts w:ascii="Tahoma" w:hAnsi="Tahoma" w:cs="Tahoma"/>
                <w:sz w:val="24"/>
                <w:szCs w:val="24"/>
                <w:lang w:val="fr-SN"/>
              </w:rPr>
              <w:t>98. Ne Sait pas</w:t>
            </w:r>
          </w:p>
          <w:p w14:paraId="0A8E6B3E" w14:textId="77777777" w:rsidR="000B7C9C" w:rsidRPr="00FE5FCB" w:rsidRDefault="000B7C9C" w:rsidP="000B7C9C">
            <w:pPr>
              <w:jc w:val="both"/>
              <w:rPr>
                <w:rFonts w:ascii="Tahoma" w:hAnsi="Tahoma" w:cs="Tahoma"/>
                <w:sz w:val="24"/>
                <w:szCs w:val="24"/>
                <w:lang w:val="fr-SN"/>
              </w:rPr>
            </w:pPr>
            <w:r w:rsidRPr="0007423A">
              <w:rPr>
                <w:rFonts w:ascii="Tahoma" w:hAnsi="Tahoma" w:cs="Tahoma"/>
                <w:sz w:val="24"/>
                <w:szCs w:val="24"/>
                <w:lang w:val="fr-SN"/>
              </w:rPr>
              <w:t>99. Refus</w:t>
            </w:r>
          </w:p>
        </w:tc>
        <w:tc>
          <w:tcPr>
            <w:tcW w:w="651" w:type="pct"/>
            <w:vAlign w:val="center"/>
          </w:tcPr>
          <w:p w14:paraId="14B4D236" w14:textId="3B72280F" w:rsidR="000B7C9C" w:rsidRPr="007F74CA" w:rsidRDefault="00292136" w:rsidP="000B7C9C">
            <w:pPr>
              <w:jc w:val="center"/>
              <w:rPr>
                <w:rFonts w:ascii="Tahoma" w:hAnsi="Tahoma" w:cs="Tahoma"/>
                <w:sz w:val="24"/>
                <w:szCs w:val="24"/>
              </w:rPr>
            </w:pPr>
            <w:r w:rsidRPr="007F74CA">
              <w:rPr>
                <w:rFonts w:ascii="Tahoma" w:hAnsi="Tahoma" w:cs="Tahoma"/>
                <w:color w:val="000000"/>
                <w:sz w:val="24"/>
                <w:szCs w:val="24"/>
              </w:rPr>
              <w:t>|_</w:t>
            </w:r>
            <w:r>
              <w:rPr>
                <w:rFonts w:ascii="Tahoma" w:hAnsi="Tahoma" w:cs="Tahoma"/>
                <w:color w:val="000000"/>
                <w:sz w:val="24"/>
                <w:szCs w:val="24"/>
              </w:rPr>
              <w:t>_</w:t>
            </w:r>
            <w:r w:rsidRPr="007F74CA">
              <w:rPr>
                <w:rFonts w:ascii="Tahoma" w:hAnsi="Tahoma" w:cs="Tahoma"/>
                <w:color w:val="000000"/>
                <w:sz w:val="24"/>
                <w:szCs w:val="24"/>
              </w:rPr>
              <w:t>|__|</w:t>
            </w:r>
          </w:p>
        </w:tc>
      </w:tr>
      <w:tr w:rsidR="000B7C9C" w:rsidRPr="007F74CA" w14:paraId="047E3C48" w14:textId="77777777" w:rsidTr="00F324DF">
        <w:trPr>
          <w:trHeight w:val="228"/>
        </w:trPr>
        <w:tc>
          <w:tcPr>
            <w:tcW w:w="386" w:type="pct"/>
          </w:tcPr>
          <w:p w14:paraId="7A63819D" w14:textId="77777777" w:rsidR="000B7C9C" w:rsidRPr="002C4421" w:rsidRDefault="000B7C9C" w:rsidP="000B7C9C">
            <w:pPr>
              <w:jc w:val="center"/>
              <w:rPr>
                <w:rFonts w:ascii="Tahoma" w:hAnsi="Tahoma" w:cs="Tahoma"/>
                <w:bCs/>
                <w:sz w:val="24"/>
                <w:szCs w:val="24"/>
              </w:rPr>
            </w:pPr>
            <w:r>
              <w:rPr>
                <w:rFonts w:ascii="Tahoma" w:hAnsi="Tahoma" w:cs="Tahoma"/>
                <w:bCs/>
                <w:sz w:val="24"/>
                <w:szCs w:val="24"/>
              </w:rPr>
              <w:t>5</w:t>
            </w:r>
            <w:r w:rsidRPr="002C4421">
              <w:rPr>
                <w:rFonts w:ascii="Tahoma" w:hAnsi="Tahoma" w:cs="Tahoma"/>
                <w:bCs/>
                <w:sz w:val="24"/>
                <w:szCs w:val="24"/>
              </w:rPr>
              <w:t>.0</w:t>
            </w:r>
            <w:r>
              <w:rPr>
                <w:rFonts w:ascii="Tahoma" w:hAnsi="Tahoma" w:cs="Tahoma"/>
                <w:bCs/>
                <w:sz w:val="24"/>
                <w:szCs w:val="24"/>
              </w:rPr>
              <w:t>7</w:t>
            </w:r>
          </w:p>
        </w:tc>
        <w:tc>
          <w:tcPr>
            <w:tcW w:w="2629" w:type="pct"/>
            <w:vAlign w:val="center"/>
          </w:tcPr>
          <w:p w14:paraId="56706F7A" w14:textId="25209A7B" w:rsidR="000B7C9C" w:rsidRPr="00901557" w:rsidRDefault="000B7C9C" w:rsidP="000B7C9C">
            <w:pPr>
              <w:rPr>
                <w:rFonts w:ascii="Tahoma" w:hAnsi="Tahoma" w:cs="Tahoma"/>
                <w:bCs/>
                <w:sz w:val="24"/>
                <w:szCs w:val="24"/>
                <w:lang w:val="fr-SN"/>
              </w:rPr>
            </w:pPr>
            <w:r w:rsidRPr="00901557">
              <w:rPr>
                <w:rFonts w:ascii="Tahoma" w:hAnsi="Tahoma" w:cs="Tahoma"/>
                <w:bCs/>
                <w:sz w:val="24"/>
                <w:szCs w:val="24"/>
                <w:lang w:val="fr-SN"/>
              </w:rPr>
              <w:t>Au cours des 12 derniers mois, vous ou d'autres membres de votre ménage avez eu faim mais vous n’avez pas mangé parce qu’il n’y avait pas assez d’argent ou d’autres ressources pour vous procurer à manger</w:t>
            </w:r>
            <w:r w:rsidR="00AF611B">
              <w:rPr>
                <w:rFonts w:ascii="Tahoma" w:hAnsi="Tahoma" w:cs="Tahoma"/>
                <w:bCs/>
                <w:sz w:val="24"/>
                <w:szCs w:val="24"/>
                <w:lang w:val="fr-SN"/>
              </w:rPr>
              <w:t xml:space="preserve"> </w:t>
            </w:r>
            <w:r w:rsidRPr="00901557">
              <w:rPr>
                <w:rFonts w:ascii="Tahoma" w:hAnsi="Tahoma" w:cs="Tahoma"/>
                <w:bCs/>
                <w:sz w:val="24"/>
                <w:szCs w:val="24"/>
                <w:lang w:val="fr-SN"/>
              </w:rPr>
              <w:t>?</w:t>
            </w:r>
          </w:p>
        </w:tc>
        <w:tc>
          <w:tcPr>
            <w:tcW w:w="1335" w:type="pct"/>
          </w:tcPr>
          <w:p w14:paraId="59F1B0F8" w14:textId="7CB00A5F" w:rsidR="000B7C9C" w:rsidRPr="000B7C9C" w:rsidRDefault="000B7C9C" w:rsidP="000B7C9C">
            <w:pPr>
              <w:rPr>
                <w:rFonts w:ascii="Tahoma" w:hAnsi="Tahoma" w:cs="Tahoma"/>
                <w:sz w:val="24"/>
                <w:szCs w:val="24"/>
                <w:lang w:val="fr-SN"/>
              </w:rPr>
            </w:pPr>
            <w:r>
              <w:rPr>
                <w:rFonts w:ascii="Tahoma" w:hAnsi="Tahoma" w:cs="Tahoma"/>
                <w:sz w:val="24"/>
                <w:szCs w:val="24"/>
                <w:lang w:val="fr-SN"/>
              </w:rPr>
              <w:t xml:space="preserve">1. </w:t>
            </w:r>
            <w:r w:rsidRPr="000B7C9C">
              <w:rPr>
                <w:rFonts w:ascii="Tahoma" w:hAnsi="Tahoma" w:cs="Tahoma"/>
                <w:sz w:val="24"/>
                <w:szCs w:val="24"/>
                <w:lang w:val="fr-SN"/>
              </w:rPr>
              <w:t>Oui</w:t>
            </w:r>
          </w:p>
          <w:p w14:paraId="281F12E1" w14:textId="788677B9" w:rsidR="000B7C9C" w:rsidRPr="000B7C9C" w:rsidRDefault="000B7C9C" w:rsidP="000B7C9C">
            <w:pPr>
              <w:rPr>
                <w:rFonts w:ascii="Tahoma" w:hAnsi="Tahoma" w:cs="Tahoma"/>
                <w:sz w:val="24"/>
                <w:szCs w:val="24"/>
                <w:lang w:val="fr-SN"/>
              </w:rPr>
            </w:pPr>
            <w:r>
              <w:rPr>
                <w:rFonts w:ascii="Tahoma" w:hAnsi="Tahoma" w:cs="Tahoma"/>
                <w:sz w:val="24"/>
                <w:szCs w:val="24"/>
                <w:lang w:val="fr-SN"/>
              </w:rPr>
              <w:t xml:space="preserve">2. </w:t>
            </w:r>
            <w:r w:rsidRPr="000B7C9C">
              <w:rPr>
                <w:rFonts w:ascii="Tahoma" w:hAnsi="Tahoma" w:cs="Tahoma"/>
                <w:sz w:val="24"/>
                <w:szCs w:val="24"/>
                <w:lang w:val="fr-SN"/>
              </w:rPr>
              <w:t>Non  ►</w:t>
            </w:r>
            <w:r>
              <w:rPr>
                <w:rFonts w:ascii="Tahoma" w:hAnsi="Tahoma" w:cs="Tahoma"/>
                <w:sz w:val="24"/>
                <w:szCs w:val="24"/>
                <w:lang w:val="fr-SN"/>
              </w:rPr>
              <w:t xml:space="preserve"> 5.</w:t>
            </w:r>
            <w:r w:rsidRPr="000B7C9C">
              <w:rPr>
                <w:rFonts w:ascii="Tahoma" w:hAnsi="Tahoma" w:cs="Tahoma"/>
                <w:sz w:val="24"/>
                <w:szCs w:val="24"/>
                <w:lang w:val="fr-SN"/>
              </w:rPr>
              <w:t>08</w:t>
            </w:r>
          </w:p>
          <w:p w14:paraId="4B241416" w14:textId="245641FF" w:rsidR="000B7C9C" w:rsidRPr="000B7C9C" w:rsidRDefault="000B7C9C" w:rsidP="000B7C9C">
            <w:pPr>
              <w:rPr>
                <w:rFonts w:ascii="Tahoma" w:hAnsi="Tahoma" w:cs="Tahoma"/>
                <w:sz w:val="24"/>
                <w:szCs w:val="24"/>
                <w:lang w:val="fr-SN"/>
              </w:rPr>
            </w:pPr>
            <w:r>
              <w:rPr>
                <w:rFonts w:ascii="Tahoma" w:hAnsi="Tahoma" w:cs="Tahoma"/>
                <w:sz w:val="24"/>
                <w:szCs w:val="24"/>
                <w:lang w:val="fr-SN"/>
              </w:rPr>
              <w:t xml:space="preserve">98. </w:t>
            </w:r>
            <w:r w:rsidRPr="000B7C9C">
              <w:rPr>
                <w:rFonts w:ascii="Tahoma" w:hAnsi="Tahoma" w:cs="Tahoma"/>
                <w:sz w:val="24"/>
                <w:szCs w:val="24"/>
                <w:lang w:val="fr-SN"/>
              </w:rPr>
              <w:t>Ne Sait pas ►</w:t>
            </w:r>
            <w:r>
              <w:rPr>
                <w:rFonts w:ascii="Tahoma" w:hAnsi="Tahoma" w:cs="Tahoma"/>
                <w:sz w:val="24"/>
                <w:szCs w:val="24"/>
                <w:lang w:val="fr-SN"/>
              </w:rPr>
              <w:t xml:space="preserve"> 5.</w:t>
            </w:r>
            <w:r w:rsidRPr="000B7C9C">
              <w:rPr>
                <w:rFonts w:ascii="Tahoma" w:hAnsi="Tahoma" w:cs="Tahoma"/>
                <w:sz w:val="24"/>
                <w:szCs w:val="24"/>
                <w:lang w:val="fr-SN"/>
              </w:rPr>
              <w:t>08</w:t>
            </w:r>
          </w:p>
          <w:p w14:paraId="2E15310D" w14:textId="563621B8" w:rsidR="000B7C9C" w:rsidRPr="00FE5FCB" w:rsidRDefault="000B7C9C" w:rsidP="000B7C9C">
            <w:pPr>
              <w:jc w:val="both"/>
              <w:rPr>
                <w:rFonts w:ascii="Tahoma" w:hAnsi="Tahoma" w:cs="Tahoma"/>
                <w:sz w:val="24"/>
                <w:szCs w:val="24"/>
                <w:lang w:val="fr-SN"/>
              </w:rPr>
            </w:pPr>
            <w:r>
              <w:rPr>
                <w:rFonts w:ascii="Tahoma" w:hAnsi="Tahoma" w:cs="Tahoma"/>
                <w:sz w:val="24"/>
                <w:szCs w:val="24"/>
                <w:lang w:val="fr-SN"/>
              </w:rPr>
              <w:t xml:space="preserve">99. </w:t>
            </w:r>
            <w:r w:rsidRPr="000B7C9C">
              <w:rPr>
                <w:rFonts w:ascii="Tahoma" w:hAnsi="Tahoma" w:cs="Tahoma"/>
                <w:sz w:val="24"/>
                <w:szCs w:val="24"/>
                <w:lang w:val="fr-SN"/>
              </w:rPr>
              <w:t>Refus ►</w:t>
            </w:r>
            <w:r>
              <w:rPr>
                <w:rFonts w:ascii="Tahoma" w:hAnsi="Tahoma" w:cs="Tahoma"/>
                <w:sz w:val="24"/>
                <w:szCs w:val="24"/>
                <w:lang w:val="fr-SN"/>
              </w:rPr>
              <w:t xml:space="preserve"> 5.</w:t>
            </w:r>
            <w:r w:rsidRPr="000B7C9C">
              <w:rPr>
                <w:rFonts w:ascii="Tahoma" w:hAnsi="Tahoma" w:cs="Tahoma"/>
                <w:sz w:val="24"/>
                <w:szCs w:val="24"/>
                <w:lang w:val="fr-SN"/>
              </w:rPr>
              <w:t>08</w:t>
            </w:r>
          </w:p>
        </w:tc>
        <w:tc>
          <w:tcPr>
            <w:tcW w:w="651" w:type="pct"/>
            <w:vAlign w:val="center"/>
          </w:tcPr>
          <w:p w14:paraId="7E0798CF" w14:textId="2577ABC8" w:rsidR="000B7C9C" w:rsidRPr="007F74CA" w:rsidRDefault="00292136" w:rsidP="000B7C9C">
            <w:pPr>
              <w:jc w:val="center"/>
              <w:rPr>
                <w:rFonts w:ascii="Tahoma" w:hAnsi="Tahoma" w:cs="Tahoma"/>
                <w:sz w:val="24"/>
                <w:szCs w:val="24"/>
              </w:rPr>
            </w:pPr>
            <w:r w:rsidRPr="007F74CA">
              <w:rPr>
                <w:rFonts w:ascii="Tahoma" w:hAnsi="Tahoma" w:cs="Tahoma"/>
                <w:color w:val="000000"/>
                <w:sz w:val="24"/>
                <w:szCs w:val="24"/>
              </w:rPr>
              <w:t>|_</w:t>
            </w:r>
            <w:r>
              <w:rPr>
                <w:rFonts w:ascii="Tahoma" w:hAnsi="Tahoma" w:cs="Tahoma"/>
                <w:color w:val="000000"/>
                <w:sz w:val="24"/>
                <w:szCs w:val="24"/>
              </w:rPr>
              <w:t>_</w:t>
            </w:r>
            <w:r w:rsidRPr="007F74CA">
              <w:rPr>
                <w:rFonts w:ascii="Tahoma" w:hAnsi="Tahoma" w:cs="Tahoma"/>
                <w:color w:val="000000"/>
                <w:sz w:val="24"/>
                <w:szCs w:val="24"/>
              </w:rPr>
              <w:t>|__|</w:t>
            </w:r>
          </w:p>
        </w:tc>
      </w:tr>
      <w:tr w:rsidR="000B7C9C" w:rsidRPr="007F74CA" w14:paraId="1893400E" w14:textId="77777777" w:rsidTr="00F324DF">
        <w:trPr>
          <w:trHeight w:val="228"/>
        </w:trPr>
        <w:tc>
          <w:tcPr>
            <w:tcW w:w="386" w:type="pct"/>
          </w:tcPr>
          <w:p w14:paraId="79DB4C07" w14:textId="03A3FC9A" w:rsidR="000B7C9C" w:rsidRPr="002C4421" w:rsidRDefault="000B7C9C" w:rsidP="000B7C9C">
            <w:pPr>
              <w:jc w:val="center"/>
              <w:rPr>
                <w:rFonts w:ascii="Tahoma" w:hAnsi="Tahoma" w:cs="Tahoma"/>
                <w:bCs/>
                <w:sz w:val="24"/>
                <w:szCs w:val="24"/>
              </w:rPr>
            </w:pPr>
            <w:r>
              <w:rPr>
                <w:rFonts w:ascii="Tahoma" w:hAnsi="Tahoma" w:cs="Tahoma"/>
                <w:bCs/>
                <w:sz w:val="24"/>
                <w:szCs w:val="24"/>
              </w:rPr>
              <w:t>5</w:t>
            </w:r>
            <w:r w:rsidRPr="002C4421">
              <w:rPr>
                <w:rFonts w:ascii="Tahoma" w:hAnsi="Tahoma" w:cs="Tahoma"/>
                <w:bCs/>
                <w:sz w:val="24"/>
                <w:szCs w:val="24"/>
              </w:rPr>
              <w:t>.0</w:t>
            </w:r>
            <w:r>
              <w:rPr>
                <w:rFonts w:ascii="Tahoma" w:hAnsi="Tahoma" w:cs="Tahoma"/>
                <w:bCs/>
                <w:sz w:val="24"/>
                <w:szCs w:val="24"/>
              </w:rPr>
              <w:t>7a</w:t>
            </w:r>
          </w:p>
        </w:tc>
        <w:tc>
          <w:tcPr>
            <w:tcW w:w="2629" w:type="pct"/>
            <w:vAlign w:val="center"/>
          </w:tcPr>
          <w:p w14:paraId="6D009962" w14:textId="298DBAAC" w:rsidR="000B7C9C" w:rsidRPr="00901557" w:rsidRDefault="000B7C9C" w:rsidP="000B7C9C">
            <w:pPr>
              <w:rPr>
                <w:rFonts w:ascii="Tahoma" w:hAnsi="Tahoma" w:cs="Tahoma"/>
                <w:bCs/>
                <w:sz w:val="24"/>
                <w:szCs w:val="24"/>
                <w:lang w:val="fr-SN"/>
              </w:rPr>
            </w:pPr>
            <w:r w:rsidRPr="00F324DF">
              <w:rPr>
                <w:rFonts w:ascii="Tahoma" w:hAnsi="Tahoma" w:cs="Tahoma"/>
                <w:bCs/>
                <w:color w:val="000000" w:themeColor="text1"/>
                <w:sz w:val="24"/>
                <w:szCs w:val="24"/>
                <w:lang w:val="fr-SN"/>
              </w:rPr>
              <w:t>Au cours des 12 derniers mois, est-il souvent arrivé que vous ou d'autres membres du ménage ayez faim mais n'avez pas mangé parce qu'il n'y avait pas suffisam</w:t>
            </w:r>
            <w:r w:rsidR="007853DF" w:rsidRPr="00F324DF">
              <w:rPr>
                <w:rFonts w:ascii="Tahoma" w:hAnsi="Tahoma" w:cs="Tahoma"/>
                <w:bCs/>
                <w:color w:val="000000" w:themeColor="text1"/>
                <w:sz w:val="24"/>
                <w:szCs w:val="24"/>
                <w:lang w:val="fr-SN"/>
              </w:rPr>
              <w:t>m</w:t>
            </w:r>
            <w:r w:rsidRPr="00F324DF">
              <w:rPr>
                <w:rFonts w:ascii="Tahoma" w:hAnsi="Tahoma" w:cs="Tahoma"/>
                <w:bCs/>
                <w:color w:val="000000" w:themeColor="text1"/>
                <w:sz w:val="24"/>
                <w:szCs w:val="24"/>
                <w:lang w:val="fr-SN"/>
              </w:rPr>
              <w:t>ent d'argent ou de res</w:t>
            </w:r>
            <w:r w:rsidR="007853DF" w:rsidRPr="00F324DF">
              <w:rPr>
                <w:rFonts w:ascii="Tahoma" w:hAnsi="Tahoma" w:cs="Tahoma"/>
                <w:bCs/>
                <w:color w:val="000000" w:themeColor="text1"/>
                <w:sz w:val="24"/>
                <w:szCs w:val="24"/>
                <w:lang w:val="fr-SN"/>
              </w:rPr>
              <w:t>s</w:t>
            </w:r>
            <w:r w:rsidRPr="00F324DF">
              <w:rPr>
                <w:rFonts w:ascii="Tahoma" w:hAnsi="Tahoma" w:cs="Tahoma"/>
                <w:bCs/>
                <w:color w:val="000000" w:themeColor="text1"/>
                <w:sz w:val="24"/>
                <w:szCs w:val="24"/>
                <w:lang w:val="fr-SN"/>
              </w:rPr>
              <w:t>ources pour la nourriture</w:t>
            </w:r>
            <w:r w:rsidR="00AF611B" w:rsidRPr="00F324DF">
              <w:rPr>
                <w:rFonts w:ascii="Tahoma" w:hAnsi="Tahoma" w:cs="Tahoma"/>
                <w:bCs/>
                <w:color w:val="000000" w:themeColor="text1"/>
                <w:sz w:val="24"/>
                <w:szCs w:val="24"/>
                <w:lang w:val="fr-SN"/>
              </w:rPr>
              <w:t xml:space="preserve"> </w:t>
            </w:r>
            <w:r w:rsidRPr="00F324DF">
              <w:rPr>
                <w:rFonts w:ascii="Tahoma" w:hAnsi="Tahoma" w:cs="Tahoma"/>
                <w:bCs/>
                <w:color w:val="000000" w:themeColor="text1"/>
                <w:sz w:val="24"/>
                <w:szCs w:val="24"/>
                <w:lang w:val="fr-SN"/>
              </w:rPr>
              <w:t xml:space="preserve">? </w:t>
            </w:r>
            <w:r w:rsidRPr="00901557">
              <w:rPr>
                <w:rFonts w:ascii="Tahoma" w:hAnsi="Tahoma" w:cs="Tahoma"/>
                <w:bCs/>
                <w:sz w:val="24"/>
                <w:szCs w:val="24"/>
                <w:lang w:val="fr-SN"/>
              </w:rPr>
              <w:t>Cel</w:t>
            </w:r>
            <w:r w:rsidR="007853DF">
              <w:rPr>
                <w:rFonts w:ascii="Tahoma" w:hAnsi="Tahoma" w:cs="Tahoma"/>
                <w:bCs/>
                <w:sz w:val="24"/>
                <w:szCs w:val="24"/>
                <w:lang w:val="fr-SN"/>
              </w:rPr>
              <w:t>a</w:t>
            </w:r>
            <w:r w:rsidRPr="00901557">
              <w:rPr>
                <w:rFonts w:ascii="Tahoma" w:hAnsi="Tahoma" w:cs="Tahoma"/>
                <w:bCs/>
                <w:sz w:val="24"/>
                <w:szCs w:val="24"/>
                <w:lang w:val="fr-SN"/>
              </w:rPr>
              <w:t xml:space="preserve"> est-il arrivé une ou deux fois, pendant quelques mois mais pas tous les mois, ou presque tous les mois</w:t>
            </w:r>
            <w:r w:rsidR="007853DF">
              <w:rPr>
                <w:rFonts w:ascii="Tahoma" w:hAnsi="Tahoma" w:cs="Tahoma"/>
                <w:bCs/>
                <w:sz w:val="24"/>
                <w:szCs w:val="24"/>
                <w:lang w:val="fr-SN"/>
              </w:rPr>
              <w:t xml:space="preserve"> </w:t>
            </w:r>
            <w:r w:rsidRPr="00901557">
              <w:rPr>
                <w:rFonts w:ascii="Tahoma" w:hAnsi="Tahoma" w:cs="Tahoma"/>
                <w:bCs/>
                <w:sz w:val="24"/>
                <w:szCs w:val="24"/>
                <w:lang w:val="fr-SN"/>
              </w:rPr>
              <w:t>?</w:t>
            </w:r>
          </w:p>
        </w:tc>
        <w:tc>
          <w:tcPr>
            <w:tcW w:w="1335" w:type="pct"/>
          </w:tcPr>
          <w:p w14:paraId="4B0933B8" w14:textId="77777777" w:rsidR="000B7C9C" w:rsidRPr="00901557" w:rsidRDefault="000B7C9C" w:rsidP="000B7C9C">
            <w:pPr>
              <w:rPr>
                <w:rFonts w:ascii="Tahoma" w:eastAsia="Times New Roman" w:hAnsi="Tahoma" w:cs="Tahoma"/>
                <w:sz w:val="24"/>
                <w:szCs w:val="24"/>
                <w:lang w:val="fr-SN" w:eastAsia="fr-FR"/>
              </w:rPr>
            </w:pPr>
            <w:r>
              <w:rPr>
                <w:rFonts w:ascii="Tahoma" w:eastAsia="Times New Roman" w:hAnsi="Tahoma" w:cs="Tahoma"/>
                <w:sz w:val="24"/>
                <w:szCs w:val="24"/>
                <w:lang w:val="fr-SN" w:eastAsia="fr-FR"/>
              </w:rPr>
              <w:t xml:space="preserve">1. </w:t>
            </w:r>
            <w:r w:rsidRPr="00901557">
              <w:rPr>
                <w:rFonts w:ascii="Tahoma" w:eastAsia="Times New Roman" w:hAnsi="Tahoma" w:cs="Tahoma"/>
                <w:sz w:val="24"/>
                <w:szCs w:val="24"/>
                <w:lang w:val="fr-SN" w:eastAsia="fr-FR"/>
              </w:rPr>
              <w:t xml:space="preserve">Seulement une ou deux fois </w:t>
            </w:r>
          </w:p>
          <w:p w14:paraId="3B120212" w14:textId="77777777" w:rsidR="000B7C9C" w:rsidRPr="00901557" w:rsidRDefault="000B7C9C" w:rsidP="000B7C9C">
            <w:pPr>
              <w:rPr>
                <w:rFonts w:ascii="Tahoma" w:eastAsia="Times New Roman" w:hAnsi="Tahoma" w:cs="Tahoma"/>
                <w:sz w:val="24"/>
                <w:szCs w:val="24"/>
                <w:lang w:val="fr-SN" w:eastAsia="fr-FR"/>
              </w:rPr>
            </w:pPr>
            <w:r>
              <w:rPr>
                <w:rFonts w:ascii="Tahoma" w:eastAsia="Times New Roman" w:hAnsi="Tahoma" w:cs="Tahoma"/>
                <w:sz w:val="24"/>
                <w:szCs w:val="24"/>
                <w:lang w:val="fr-SN" w:eastAsia="fr-FR"/>
              </w:rPr>
              <w:t xml:space="preserve">2. </w:t>
            </w:r>
            <w:r w:rsidRPr="00901557">
              <w:rPr>
                <w:rFonts w:ascii="Tahoma" w:eastAsia="Times New Roman" w:hAnsi="Tahoma" w:cs="Tahoma"/>
                <w:sz w:val="24"/>
                <w:szCs w:val="24"/>
                <w:lang w:val="fr-SN" w:eastAsia="fr-FR"/>
              </w:rPr>
              <w:t>Quelques mois, mais pas tous les mois</w:t>
            </w:r>
          </w:p>
          <w:p w14:paraId="3CE6396A" w14:textId="77777777" w:rsidR="000B7C9C" w:rsidRPr="00901557" w:rsidRDefault="000B7C9C" w:rsidP="000B7C9C">
            <w:pPr>
              <w:rPr>
                <w:rFonts w:ascii="Tahoma" w:eastAsia="Times New Roman" w:hAnsi="Tahoma" w:cs="Tahoma"/>
                <w:sz w:val="24"/>
                <w:szCs w:val="24"/>
                <w:lang w:val="fr-SN" w:eastAsia="fr-FR"/>
              </w:rPr>
            </w:pPr>
            <w:r>
              <w:rPr>
                <w:rFonts w:ascii="Tahoma" w:eastAsia="Times New Roman" w:hAnsi="Tahoma" w:cs="Tahoma"/>
                <w:sz w:val="24"/>
                <w:szCs w:val="24"/>
                <w:lang w:val="fr-SN" w:eastAsia="fr-FR"/>
              </w:rPr>
              <w:t xml:space="preserve">3. </w:t>
            </w:r>
            <w:r w:rsidRPr="00901557">
              <w:rPr>
                <w:rFonts w:ascii="Tahoma" w:eastAsia="Times New Roman" w:hAnsi="Tahoma" w:cs="Tahoma"/>
                <w:sz w:val="24"/>
                <w:szCs w:val="24"/>
                <w:lang w:val="fr-SN" w:eastAsia="fr-FR"/>
              </w:rPr>
              <w:t>Presque tous les mois</w:t>
            </w:r>
          </w:p>
          <w:p w14:paraId="67357F48" w14:textId="77777777" w:rsidR="000B7C9C" w:rsidRPr="00901557" w:rsidRDefault="000B7C9C" w:rsidP="000B7C9C">
            <w:pPr>
              <w:rPr>
                <w:rFonts w:ascii="Tahoma" w:eastAsia="Times New Roman" w:hAnsi="Tahoma" w:cs="Tahoma"/>
                <w:sz w:val="24"/>
                <w:szCs w:val="24"/>
                <w:lang w:val="fr-SN" w:eastAsia="fr-FR"/>
              </w:rPr>
            </w:pPr>
            <w:r>
              <w:rPr>
                <w:rFonts w:ascii="Tahoma" w:eastAsia="Times New Roman" w:hAnsi="Tahoma" w:cs="Tahoma"/>
                <w:sz w:val="24"/>
                <w:szCs w:val="24"/>
                <w:lang w:val="fr-SN" w:eastAsia="fr-FR"/>
              </w:rPr>
              <w:t xml:space="preserve">98. </w:t>
            </w:r>
            <w:r w:rsidRPr="00901557">
              <w:rPr>
                <w:rFonts w:ascii="Tahoma" w:eastAsia="Times New Roman" w:hAnsi="Tahoma" w:cs="Tahoma"/>
                <w:sz w:val="24"/>
                <w:szCs w:val="24"/>
                <w:lang w:val="fr-SN" w:eastAsia="fr-FR"/>
              </w:rPr>
              <w:t xml:space="preserve">Ne sait pas </w:t>
            </w:r>
          </w:p>
          <w:p w14:paraId="0A60DCF4" w14:textId="77777777" w:rsidR="000B7C9C" w:rsidRPr="007F74CA" w:rsidRDefault="000B7C9C" w:rsidP="000B7C9C">
            <w:pPr>
              <w:rPr>
                <w:rFonts w:ascii="Tahoma" w:hAnsi="Tahoma" w:cs="Tahoma"/>
                <w:sz w:val="24"/>
                <w:szCs w:val="24"/>
              </w:rPr>
            </w:pPr>
            <w:r>
              <w:rPr>
                <w:rFonts w:ascii="Tahoma" w:eastAsia="Times New Roman" w:hAnsi="Tahoma" w:cs="Tahoma"/>
                <w:sz w:val="24"/>
                <w:szCs w:val="24"/>
                <w:lang w:val="fr-SN" w:eastAsia="fr-FR"/>
              </w:rPr>
              <w:t xml:space="preserve">99. </w:t>
            </w:r>
            <w:r w:rsidRPr="00901557">
              <w:rPr>
                <w:rFonts w:ascii="Tahoma" w:eastAsia="Times New Roman" w:hAnsi="Tahoma" w:cs="Tahoma"/>
                <w:sz w:val="24"/>
                <w:szCs w:val="24"/>
                <w:lang w:val="fr-SN" w:eastAsia="fr-FR"/>
              </w:rPr>
              <w:t xml:space="preserve">Refus </w:t>
            </w:r>
          </w:p>
        </w:tc>
        <w:tc>
          <w:tcPr>
            <w:tcW w:w="651" w:type="pct"/>
            <w:vAlign w:val="center"/>
          </w:tcPr>
          <w:p w14:paraId="4109306B" w14:textId="3D3F0E82" w:rsidR="000B7C9C" w:rsidRPr="007F74CA" w:rsidRDefault="00292136" w:rsidP="000B7C9C">
            <w:pPr>
              <w:jc w:val="center"/>
              <w:rPr>
                <w:rFonts w:ascii="Tahoma" w:eastAsia="Times New Roman" w:hAnsi="Tahoma" w:cs="Tahoma"/>
                <w:sz w:val="24"/>
                <w:szCs w:val="24"/>
                <w:lang w:eastAsia="fr-FR"/>
              </w:rPr>
            </w:pPr>
            <w:r w:rsidRPr="007F74CA">
              <w:rPr>
                <w:rFonts w:ascii="Tahoma" w:hAnsi="Tahoma" w:cs="Tahoma"/>
                <w:color w:val="000000"/>
                <w:sz w:val="24"/>
                <w:szCs w:val="24"/>
              </w:rPr>
              <w:t>|_</w:t>
            </w:r>
            <w:r>
              <w:rPr>
                <w:rFonts w:ascii="Tahoma" w:hAnsi="Tahoma" w:cs="Tahoma"/>
                <w:color w:val="000000"/>
                <w:sz w:val="24"/>
                <w:szCs w:val="24"/>
              </w:rPr>
              <w:t>_</w:t>
            </w:r>
            <w:r w:rsidRPr="007F74CA">
              <w:rPr>
                <w:rFonts w:ascii="Tahoma" w:hAnsi="Tahoma" w:cs="Tahoma"/>
                <w:color w:val="000000"/>
                <w:sz w:val="24"/>
                <w:szCs w:val="24"/>
              </w:rPr>
              <w:t>|__|</w:t>
            </w:r>
          </w:p>
        </w:tc>
      </w:tr>
      <w:tr w:rsidR="000B7C9C" w:rsidRPr="007F74CA" w14:paraId="4965D53A" w14:textId="77777777" w:rsidTr="00F324DF">
        <w:trPr>
          <w:trHeight w:val="228"/>
        </w:trPr>
        <w:tc>
          <w:tcPr>
            <w:tcW w:w="386" w:type="pct"/>
          </w:tcPr>
          <w:p w14:paraId="640D21FD" w14:textId="34F9EB01" w:rsidR="000B7C9C" w:rsidRPr="007F74CA" w:rsidRDefault="000B7C9C" w:rsidP="000B7C9C">
            <w:pPr>
              <w:rPr>
                <w:rFonts w:ascii="Tahoma" w:hAnsi="Tahoma" w:cs="Tahoma"/>
                <w:sz w:val="24"/>
                <w:szCs w:val="24"/>
              </w:rPr>
            </w:pPr>
            <w:r>
              <w:rPr>
                <w:rFonts w:ascii="Tahoma" w:hAnsi="Tahoma" w:cs="Tahoma"/>
                <w:bCs/>
                <w:sz w:val="24"/>
                <w:szCs w:val="24"/>
              </w:rPr>
              <w:t>5.</w:t>
            </w:r>
            <w:r w:rsidRPr="002C4421">
              <w:rPr>
                <w:rFonts w:ascii="Tahoma" w:hAnsi="Tahoma" w:cs="Tahoma"/>
                <w:bCs/>
                <w:sz w:val="24"/>
                <w:szCs w:val="24"/>
              </w:rPr>
              <w:t>0</w:t>
            </w:r>
            <w:r>
              <w:rPr>
                <w:rFonts w:ascii="Tahoma" w:hAnsi="Tahoma" w:cs="Tahoma"/>
                <w:sz w:val="24"/>
                <w:szCs w:val="24"/>
              </w:rPr>
              <w:t>8</w:t>
            </w:r>
          </w:p>
        </w:tc>
        <w:tc>
          <w:tcPr>
            <w:tcW w:w="2629" w:type="pct"/>
          </w:tcPr>
          <w:p w14:paraId="66DDDCFF" w14:textId="087307C2" w:rsidR="000B7C9C" w:rsidRPr="00901557" w:rsidRDefault="000B7C9C" w:rsidP="000B7C9C">
            <w:pPr>
              <w:rPr>
                <w:rFonts w:ascii="Tahoma" w:hAnsi="Tahoma" w:cs="Tahoma"/>
                <w:bCs/>
                <w:sz w:val="24"/>
                <w:szCs w:val="24"/>
                <w:lang w:val="fr-SN"/>
              </w:rPr>
            </w:pPr>
            <w:r w:rsidRPr="00901557">
              <w:rPr>
                <w:rFonts w:ascii="Tahoma" w:hAnsi="Tahoma" w:cs="Tahoma"/>
                <w:bCs/>
                <w:sz w:val="24"/>
                <w:szCs w:val="24"/>
                <w:lang w:val="fr-SN"/>
              </w:rPr>
              <w:t>Au cours des 12 derniers mois, vous ou d'autres membres de votre ménage avez passé toute une journée sans manger par manque d’argent ou d’autres ressources</w:t>
            </w:r>
            <w:r w:rsidR="00AF611B">
              <w:rPr>
                <w:rFonts w:ascii="Tahoma" w:hAnsi="Tahoma" w:cs="Tahoma"/>
                <w:bCs/>
                <w:sz w:val="24"/>
                <w:szCs w:val="24"/>
                <w:lang w:val="fr-SN"/>
              </w:rPr>
              <w:t xml:space="preserve"> </w:t>
            </w:r>
            <w:r w:rsidRPr="00901557">
              <w:rPr>
                <w:rFonts w:ascii="Tahoma" w:hAnsi="Tahoma" w:cs="Tahoma"/>
                <w:bCs/>
                <w:sz w:val="24"/>
                <w:szCs w:val="24"/>
                <w:lang w:val="fr-SN"/>
              </w:rPr>
              <w:t>?</w:t>
            </w:r>
          </w:p>
        </w:tc>
        <w:tc>
          <w:tcPr>
            <w:tcW w:w="1335" w:type="pct"/>
          </w:tcPr>
          <w:p w14:paraId="12432A32" w14:textId="77777777" w:rsidR="00FA2DB7" w:rsidRPr="000B7C9C" w:rsidRDefault="00FA2DB7" w:rsidP="00FA2DB7">
            <w:pPr>
              <w:rPr>
                <w:rFonts w:ascii="Tahoma" w:hAnsi="Tahoma" w:cs="Tahoma"/>
                <w:sz w:val="24"/>
                <w:szCs w:val="24"/>
                <w:lang w:val="fr-SN"/>
              </w:rPr>
            </w:pPr>
            <w:r>
              <w:rPr>
                <w:rFonts w:ascii="Tahoma" w:hAnsi="Tahoma" w:cs="Tahoma"/>
                <w:sz w:val="24"/>
                <w:szCs w:val="24"/>
                <w:lang w:val="fr-SN"/>
              </w:rPr>
              <w:t xml:space="preserve">1. </w:t>
            </w:r>
            <w:r w:rsidRPr="000B7C9C">
              <w:rPr>
                <w:rFonts w:ascii="Tahoma" w:hAnsi="Tahoma" w:cs="Tahoma"/>
                <w:sz w:val="24"/>
                <w:szCs w:val="24"/>
                <w:lang w:val="fr-SN"/>
              </w:rPr>
              <w:t>Oui</w:t>
            </w:r>
          </w:p>
          <w:p w14:paraId="35B674B1" w14:textId="49E3E3D3" w:rsidR="00FA2DB7" w:rsidRPr="000B7C9C" w:rsidRDefault="00FA2DB7" w:rsidP="00FA2DB7">
            <w:pPr>
              <w:rPr>
                <w:rFonts w:ascii="Tahoma" w:hAnsi="Tahoma" w:cs="Tahoma"/>
                <w:sz w:val="24"/>
                <w:szCs w:val="24"/>
                <w:lang w:val="fr-SN"/>
              </w:rPr>
            </w:pPr>
            <w:r>
              <w:rPr>
                <w:rFonts w:ascii="Tahoma" w:hAnsi="Tahoma" w:cs="Tahoma"/>
                <w:sz w:val="24"/>
                <w:szCs w:val="24"/>
                <w:lang w:val="fr-SN"/>
              </w:rPr>
              <w:t xml:space="preserve">2. </w:t>
            </w:r>
            <w:r w:rsidRPr="000B7C9C">
              <w:rPr>
                <w:rFonts w:ascii="Tahoma" w:hAnsi="Tahoma" w:cs="Tahoma"/>
                <w:sz w:val="24"/>
                <w:szCs w:val="24"/>
                <w:lang w:val="fr-SN"/>
              </w:rPr>
              <w:t>Non  ►</w:t>
            </w:r>
            <w:r>
              <w:rPr>
                <w:rFonts w:ascii="Tahoma" w:hAnsi="Tahoma" w:cs="Tahoma"/>
                <w:sz w:val="24"/>
                <w:szCs w:val="24"/>
                <w:lang w:val="fr-SN"/>
              </w:rPr>
              <w:t xml:space="preserve"> Fin du quest.</w:t>
            </w:r>
          </w:p>
          <w:p w14:paraId="33A76A71" w14:textId="6DE7079E" w:rsidR="00FA2DB7" w:rsidRPr="000B7C9C" w:rsidRDefault="00FA2DB7" w:rsidP="00FA2DB7">
            <w:pPr>
              <w:rPr>
                <w:rFonts w:ascii="Tahoma" w:hAnsi="Tahoma" w:cs="Tahoma"/>
                <w:sz w:val="24"/>
                <w:szCs w:val="24"/>
                <w:lang w:val="fr-SN"/>
              </w:rPr>
            </w:pPr>
            <w:r>
              <w:rPr>
                <w:rFonts w:ascii="Tahoma" w:hAnsi="Tahoma" w:cs="Tahoma"/>
                <w:sz w:val="24"/>
                <w:szCs w:val="24"/>
                <w:lang w:val="fr-SN"/>
              </w:rPr>
              <w:t xml:space="preserve">98. </w:t>
            </w:r>
            <w:r w:rsidRPr="000B7C9C">
              <w:rPr>
                <w:rFonts w:ascii="Tahoma" w:hAnsi="Tahoma" w:cs="Tahoma"/>
                <w:sz w:val="24"/>
                <w:szCs w:val="24"/>
                <w:lang w:val="fr-SN"/>
              </w:rPr>
              <w:t>Ne Sait pas ►</w:t>
            </w:r>
            <w:r>
              <w:rPr>
                <w:rFonts w:ascii="Tahoma" w:hAnsi="Tahoma" w:cs="Tahoma"/>
                <w:sz w:val="24"/>
                <w:szCs w:val="24"/>
                <w:lang w:val="fr-SN"/>
              </w:rPr>
              <w:t xml:space="preserve"> Fin du quest.</w:t>
            </w:r>
          </w:p>
          <w:p w14:paraId="0EC91590" w14:textId="4E3BE3FA" w:rsidR="000B7C9C" w:rsidRPr="00FE5FCB" w:rsidRDefault="00FA2DB7" w:rsidP="00FA2DB7">
            <w:pPr>
              <w:rPr>
                <w:rFonts w:ascii="Tahoma" w:eastAsia="Times New Roman" w:hAnsi="Tahoma" w:cs="Tahoma"/>
                <w:sz w:val="24"/>
                <w:szCs w:val="24"/>
                <w:lang w:val="fr-SN" w:eastAsia="fr-FR"/>
              </w:rPr>
            </w:pPr>
            <w:r>
              <w:rPr>
                <w:rFonts w:ascii="Tahoma" w:hAnsi="Tahoma" w:cs="Tahoma"/>
                <w:sz w:val="24"/>
                <w:szCs w:val="24"/>
                <w:lang w:val="fr-SN"/>
              </w:rPr>
              <w:t xml:space="preserve">99. </w:t>
            </w:r>
            <w:r w:rsidRPr="000B7C9C">
              <w:rPr>
                <w:rFonts w:ascii="Tahoma" w:hAnsi="Tahoma" w:cs="Tahoma"/>
                <w:sz w:val="24"/>
                <w:szCs w:val="24"/>
                <w:lang w:val="fr-SN"/>
              </w:rPr>
              <w:t>Refus ►</w:t>
            </w:r>
            <w:r>
              <w:rPr>
                <w:rFonts w:ascii="Tahoma" w:hAnsi="Tahoma" w:cs="Tahoma"/>
                <w:sz w:val="24"/>
                <w:szCs w:val="24"/>
                <w:lang w:val="fr-SN"/>
              </w:rPr>
              <w:t xml:space="preserve">   Fin du quest.</w:t>
            </w:r>
          </w:p>
        </w:tc>
        <w:tc>
          <w:tcPr>
            <w:tcW w:w="651" w:type="pct"/>
            <w:vAlign w:val="center"/>
          </w:tcPr>
          <w:p w14:paraId="534CEE7B" w14:textId="371C69A5" w:rsidR="000B7C9C" w:rsidRPr="007F74CA" w:rsidRDefault="00292136" w:rsidP="000B7C9C">
            <w:pPr>
              <w:jc w:val="center"/>
              <w:rPr>
                <w:rFonts w:ascii="Tahoma" w:eastAsia="Times New Roman" w:hAnsi="Tahoma" w:cs="Tahoma"/>
                <w:sz w:val="24"/>
                <w:szCs w:val="24"/>
                <w:lang w:eastAsia="fr-FR"/>
              </w:rPr>
            </w:pPr>
            <w:r w:rsidRPr="007F74CA">
              <w:rPr>
                <w:rFonts w:ascii="Tahoma" w:hAnsi="Tahoma" w:cs="Tahoma"/>
                <w:color w:val="000000"/>
                <w:sz w:val="24"/>
                <w:szCs w:val="24"/>
              </w:rPr>
              <w:t>|_</w:t>
            </w:r>
            <w:r>
              <w:rPr>
                <w:rFonts w:ascii="Tahoma" w:hAnsi="Tahoma" w:cs="Tahoma"/>
                <w:color w:val="000000"/>
                <w:sz w:val="24"/>
                <w:szCs w:val="24"/>
              </w:rPr>
              <w:t>_</w:t>
            </w:r>
            <w:r w:rsidRPr="007F74CA">
              <w:rPr>
                <w:rFonts w:ascii="Tahoma" w:hAnsi="Tahoma" w:cs="Tahoma"/>
                <w:color w:val="000000"/>
                <w:sz w:val="24"/>
                <w:szCs w:val="24"/>
              </w:rPr>
              <w:t>|__|</w:t>
            </w:r>
          </w:p>
        </w:tc>
      </w:tr>
      <w:tr w:rsidR="000B7C9C" w:rsidRPr="007F74CA" w14:paraId="4E882B9F" w14:textId="77777777" w:rsidTr="00F324DF">
        <w:trPr>
          <w:trHeight w:val="228"/>
        </w:trPr>
        <w:tc>
          <w:tcPr>
            <w:tcW w:w="386" w:type="pct"/>
          </w:tcPr>
          <w:p w14:paraId="62B1E52A" w14:textId="2349E472" w:rsidR="000B7C9C" w:rsidRPr="007F74CA" w:rsidRDefault="000B7C9C" w:rsidP="000B7C9C">
            <w:pPr>
              <w:rPr>
                <w:rFonts w:ascii="Tahoma" w:hAnsi="Tahoma" w:cs="Tahoma"/>
                <w:sz w:val="24"/>
                <w:szCs w:val="24"/>
              </w:rPr>
            </w:pPr>
            <w:r>
              <w:rPr>
                <w:rFonts w:ascii="Tahoma" w:hAnsi="Tahoma" w:cs="Tahoma"/>
                <w:bCs/>
                <w:sz w:val="24"/>
                <w:szCs w:val="24"/>
              </w:rPr>
              <w:t>5.08a</w:t>
            </w:r>
          </w:p>
        </w:tc>
        <w:tc>
          <w:tcPr>
            <w:tcW w:w="2629" w:type="pct"/>
          </w:tcPr>
          <w:p w14:paraId="0A2CA9EE" w14:textId="77777777" w:rsidR="000B7C9C" w:rsidRDefault="000B7C9C" w:rsidP="000B7C9C">
            <w:pPr>
              <w:rPr>
                <w:rFonts w:ascii="Tahoma" w:hAnsi="Tahoma" w:cs="Tahoma"/>
                <w:bCs/>
                <w:sz w:val="24"/>
                <w:szCs w:val="24"/>
                <w:lang w:val="fr-SN"/>
              </w:rPr>
            </w:pPr>
            <w:r w:rsidRPr="00F324DF">
              <w:rPr>
                <w:rFonts w:ascii="Tahoma" w:hAnsi="Tahoma" w:cs="Tahoma"/>
                <w:bCs/>
                <w:color w:val="000000" w:themeColor="text1"/>
                <w:sz w:val="24"/>
                <w:szCs w:val="24"/>
                <w:lang w:val="fr-SN"/>
              </w:rPr>
              <w:t>Au cours des 12 derniers mois, est-il souvent arrivé que vous ou d'autres membres de votre ménage ayez passé toute une journée sans manger par manque d’argent ou d’autres ressources</w:t>
            </w:r>
            <w:r w:rsidR="00AF611B" w:rsidRPr="00F324DF">
              <w:rPr>
                <w:rFonts w:ascii="Tahoma" w:hAnsi="Tahoma" w:cs="Tahoma"/>
                <w:bCs/>
                <w:color w:val="000000" w:themeColor="text1"/>
                <w:sz w:val="24"/>
                <w:szCs w:val="24"/>
                <w:lang w:val="fr-SN"/>
              </w:rPr>
              <w:t xml:space="preserve"> </w:t>
            </w:r>
            <w:r w:rsidRPr="00F324DF">
              <w:rPr>
                <w:rFonts w:ascii="Tahoma" w:hAnsi="Tahoma" w:cs="Tahoma"/>
                <w:bCs/>
                <w:color w:val="000000" w:themeColor="text1"/>
                <w:sz w:val="24"/>
                <w:szCs w:val="24"/>
                <w:lang w:val="fr-SN"/>
              </w:rPr>
              <w:t xml:space="preserve">? </w:t>
            </w:r>
            <w:r w:rsidRPr="00901557">
              <w:rPr>
                <w:rFonts w:ascii="Tahoma" w:hAnsi="Tahoma" w:cs="Tahoma"/>
                <w:bCs/>
                <w:sz w:val="24"/>
                <w:szCs w:val="24"/>
                <w:lang w:val="fr-SN"/>
              </w:rPr>
              <w:t>Cel</w:t>
            </w:r>
            <w:r w:rsidR="00AF611B">
              <w:rPr>
                <w:rFonts w:ascii="Tahoma" w:hAnsi="Tahoma" w:cs="Tahoma"/>
                <w:bCs/>
                <w:sz w:val="24"/>
                <w:szCs w:val="24"/>
                <w:lang w:val="fr-SN"/>
              </w:rPr>
              <w:t>a</w:t>
            </w:r>
            <w:r w:rsidRPr="00901557">
              <w:rPr>
                <w:rFonts w:ascii="Tahoma" w:hAnsi="Tahoma" w:cs="Tahoma"/>
                <w:bCs/>
                <w:sz w:val="24"/>
                <w:szCs w:val="24"/>
                <w:lang w:val="fr-SN"/>
              </w:rPr>
              <w:t xml:space="preserve"> est- il arrivé une ou deux fois, pendant quelques mois mais pas tous les mois, ou presque tous les mois</w:t>
            </w:r>
            <w:r w:rsidR="00AF611B">
              <w:rPr>
                <w:rFonts w:ascii="Tahoma" w:hAnsi="Tahoma" w:cs="Tahoma"/>
                <w:bCs/>
                <w:sz w:val="24"/>
                <w:szCs w:val="24"/>
                <w:lang w:val="fr-SN"/>
              </w:rPr>
              <w:t xml:space="preserve"> </w:t>
            </w:r>
            <w:r w:rsidRPr="00901557">
              <w:rPr>
                <w:rFonts w:ascii="Tahoma" w:hAnsi="Tahoma" w:cs="Tahoma"/>
                <w:bCs/>
                <w:sz w:val="24"/>
                <w:szCs w:val="24"/>
                <w:lang w:val="fr-SN"/>
              </w:rPr>
              <w:t>?</w:t>
            </w:r>
          </w:p>
          <w:p w14:paraId="51124B23" w14:textId="77777777" w:rsidR="008D5909" w:rsidRDefault="008D5909" w:rsidP="000B7C9C">
            <w:pPr>
              <w:rPr>
                <w:rFonts w:ascii="Tahoma" w:hAnsi="Tahoma" w:cs="Tahoma"/>
                <w:bCs/>
                <w:sz w:val="24"/>
                <w:szCs w:val="24"/>
                <w:lang w:val="fr-SN"/>
              </w:rPr>
            </w:pPr>
          </w:p>
          <w:p w14:paraId="5DB166F4" w14:textId="580D9F4E" w:rsidR="008D5909" w:rsidRPr="00901557" w:rsidRDefault="008D5909" w:rsidP="000B7C9C">
            <w:pPr>
              <w:rPr>
                <w:rFonts w:ascii="Tahoma" w:hAnsi="Tahoma" w:cs="Tahoma"/>
                <w:bCs/>
                <w:sz w:val="24"/>
                <w:szCs w:val="24"/>
                <w:lang w:val="fr-SN"/>
              </w:rPr>
            </w:pPr>
          </w:p>
        </w:tc>
        <w:tc>
          <w:tcPr>
            <w:tcW w:w="1335" w:type="pct"/>
          </w:tcPr>
          <w:p w14:paraId="79C791A7" w14:textId="77777777" w:rsidR="000B7C9C" w:rsidRPr="00901557" w:rsidRDefault="000B7C9C" w:rsidP="000B7C9C">
            <w:pPr>
              <w:rPr>
                <w:rFonts w:ascii="Tahoma" w:eastAsia="Times New Roman" w:hAnsi="Tahoma" w:cs="Tahoma"/>
                <w:sz w:val="24"/>
                <w:szCs w:val="24"/>
                <w:lang w:val="fr-FR" w:eastAsia="fr-FR"/>
              </w:rPr>
            </w:pPr>
            <w:r>
              <w:rPr>
                <w:rFonts w:ascii="Tahoma" w:eastAsia="Times New Roman" w:hAnsi="Tahoma" w:cs="Tahoma"/>
                <w:sz w:val="24"/>
                <w:szCs w:val="24"/>
                <w:lang w:val="fr-FR" w:eastAsia="fr-FR"/>
              </w:rPr>
              <w:t xml:space="preserve">1. </w:t>
            </w:r>
            <w:r w:rsidRPr="00901557">
              <w:rPr>
                <w:rFonts w:ascii="Tahoma" w:eastAsia="Times New Roman" w:hAnsi="Tahoma" w:cs="Tahoma"/>
                <w:sz w:val="24"/>
                <w:szCs w:val="24"/>
                <w:lang w:val="fr-FR" w:eastAsia="fr-FR"/>
              </w:rPr>
              <w:t xml:space="preserve">Seulement une ou deux fois </w:t>
            </w:r>
          </w:p>
          <w:p w14:paraId="782BACE6" w14:textId="77777777" w:rsidR="000B7C9C" w:rsidRPr="00901557" w:rsidRDefault="000B7C9C" w:rsidP="000B7C9C">
            <w:pPr>
              <w:rPr>
                <w:rFonts w:ascii="Tahoma" w:eastAsia="Times New Roman" w:hAnsi="Tahoma" w:cs="Tahoma"/>
                <w:sz w:val="24"/>
                <w:szCs w:val="24"/>
                <w:lang w:val="fr-FR" w:eastAsia="fr-FR"/>
              </w:rPr>
            </w:pPr>
            <w:r>
              <w:rPr>
                <w:rFonts w:ascii="Tahoma" w:eastAsia="Times New Roman" w:hAnsi="Tahoma" w:cs="Tahoma"/>
                <w:sz w:val="24"/>
                <w:szCs w:val="24"/>
                <w:lang w:val="fr-FR" w:eastAsia="fr-FR"/>
              </w:rPr>
              <w:t xml:space="preserve">2. </w:t>
            </w:r>
            <w:r w:rsidRPr="00901557">
              <w:rPr>
                <w:rFonts w:ascii="Tahoma" w:eastAsia="Times New Roman" w:hAnsi="Tahoma" w:cs="Tahoma"/>
                <w:sz w:val="24"/>
                <w:szCs w:val="24"/>
                <w:lang w:val="fr-FR" w:eastAsia="fr-FR"/>
              </w:rPr>
              <w:t>Quelques mois, mais pas tous les mois</w:t>
            </w:r>
          </w:p>
          <w:p w14:paraId="3E94EFDC" w14:textId="77777777" w:rsidR="000B7C9C" w:rsidRPr="00901557" w:rsidRDefault="000B7C9C" w:rsidP="000B7C9C">
            <w:pPr>
              <w:rPr>
                <w:rFonts w:ascii="Tahoma" w:eastAsia="Times New Roman" w:hAnsi="Tahoma" w:cs="Tahoma"/>
                <w:sz w:val="24"/>
                <w:szCs w:val="24"/>
                <w:lang w:val="fr-FR" w:eastAsia="fr-FR"/>
              </w:rPr>
            </w:pPr>
            <w:r>
              <w:rPr>
                <w:rFonts w:ascii="Tahoma" w:eastAsia="Times New Roman" w:hAnsi="Tahoma" w:cs="Tahoma"/>
                <w:sz w:val="24"/>
                <w:szCs w:val="24"/>
                <w:lang w:val="fr-FR" w:eastAsia="fr-FR"/>
              </w:rPr>
              <w:t xml:space="preserve">3. </w:t>
            </w:r>
            <w:r w:rsidRPr="00901557">
              <w:rPr>
                <w:rFonts w:ascii="Tahoma" w:eastAsia="Times New Roman" w:hAnsi="Tahoma" w:cs="Tahoma"/>
                <w:sz w:val="24"/>
                <w:szCs w:val="24"/>
                <w:lang w:val="fr-FR" w:eastAsia="fr-FR"/>
              </w:rPr>
              <w:t>Presque tous les mois</w:t>
            </w:r>
          </w:p>
          <w:p w14:paraId="72C2B1F2" w14:textId="77777777" w:rsidR="000B7C9C" w:rsidRPr="00901557" w:rsidRDefault="000B7C9C" w:rsidP="000B7C9C">
            <w:pPr>
              <w:rPr>
                <w:rFonts w:ascii="Tahoma" w:eastAsia="Times New Roman" w:hAnsi="Tahoma" w:cs="Tahoma"/>
                <w:sz w:val="24"/>
                <w:szCs w:val="24"/>
                <w:lang w:val="fr-FR" w:eastAsia="fr-FR"/>
              </w:rPr>
            </w:pPr>
            <w:r>
              <w:rPr>
                <w:rFonts w:ascii="Tahoma" w:eastAsia="Times New Roman" w:hAnsi="Tahoma" w:cs="Tahoma"/>
                <w:sz w:val="24"/>
                <w:szCs w:val="24"/>
                <w:lang w:val="fr-FR" w:eastAsia="fr-FR"/>
              </w:rPr>
              <w:t xml:space="preserve">98. </w:t>
            </w:r>
            <w:r w:rsidRPr="00901557">
              <w:rPr>
                <w:rFonts w:ascii="Tahoma" w:eastAsia="Times New Roman" w:hAnsi="Tahoma" w:cs="Tahoma"/>
                <w:sz w:val="24"/>
                <w:szCs w:val="24"/>
                <w:lang w:val="fr-FR" w:eastAsia="fr-FR"/>
              </w:rPr>
              <w:t xml:space="preserve">Ne sait pas </w:t>
            </w:r>
          </w:p>
          <w:p w14:paraId="323187C0" w14:textId="77777777" w:rsidR="000B7C9C" w:rsidRPr="007F74CA" w:rsidRDefault="000B7C9C" w:rsidP="000B7C9C">
            <w:pPr>
              <w:rPr>
                <w:rFonts w:ascii="Tahoma" w:eastAsia="Times New Roman" w:hAnsi="Tahoma" w:cs="Tahoma"/>
                <w:sz w:val="24"/>
                <w:szCs w:val="24"/>
                <w:lang w:eastAsia="fr-FR"/>
              </w:rPr>
            </w:pPr>
            <w:r>
              <w:rPr>
                <w:rFonts w:ascii="Tahoma" w:eastAsia="Times New Roman" w:hAnsi="Tahoma" w:cs="Tahoma"/>
                <w:sz w:val="24"/>
                <w:szCs w:val="24"/>
                <w:lang w:eastAsia="fr-FR"/>
              </w:rPr>
              <w:t xml:space="preserve">99. </w:t>
            </w:r>
            <w:r w:rsidRPr="00901557">
              <w:rPr>
                <w:rFonts w:ascii="Tahoma" w:eastAsia="Times New Roman" w:hAnsi="Tahoma" w:cs="Tahoma"/>
                <w:sz w:val="24"/>
                <w:szCs w:val="24"/>
                <w:lang w:eastAsia="fr-FR"/>
              </w:rPr>
              <w:t>Refus</w:t>
            </w:r>
          </w:p>
          <w:p w14:paraId="3131ADE3" w14:textId="77777777" w:rsidR="000B7C9C" w:rsidRPr="007F74CA" w:rsidRDefault="000B7C9C" w:rsidP="000B7C9C">
            <w:pPr>
              <w:rPr>
                <w:rFonts w:ascii="Tahoma" w:eastAsia="Times New Roman" w:hAnsi="Tahoma" w:cs="Tahoma"/>
                <w:sz w:val="24"/>
                <w:szCs w:val="24"/>
                <w:lang w:eastAsia="fr-FR"/>
              </w:rPr>
            </w:pPr>
          </w:p>
        </w:tc>
        <w:tc>
          <w:tcPr>
            <w:tcW w:w="651" w:type="pct"/>
            <w:vAlign w:val="center"/>
          </w:tcPr>
          <w:p w14:paraId="1CB1831B" w14:textId="60FF651E" w:rsidR="000B7C9C" w:rsidRDefault="00292136" w:rsidP="000B7C9C">
            <w:pPr>
              <w:jc w:val="center"/>
              <w:rPr>
                <w:rFonts w:ascii="Tahoma" w:hAnsi="Tahoma" w:cs="Tahoma"/>
                <w:color w:val="000000"/>
                <w:sz w:val="24"/>
                <w:szCs w:val="24"/>
              </w:rPr>
            </w:pPr>
            <w:r w:rsidRPr="007F74CA">
              <w:rPr>
                <w:rFonts w:ascii="Tahoma" w:hAnsi="Tahoma" w:cs="Tahoma"/>
                <w:color w:val="000000"/>
                <w:sz w:val="24"/>
                <w:szCs w:val="24"/>
              </w:rPr>
              <w:t>|_</w:t>
            </w:r>
            <w:r>
              <w:rPr>
                <w:rFonts w:ascii="Tahoma" w:hAnsi="Tahoma" w:cs="Tahoma"/>
                <w:color w:val="000000"/>
                <w:sz w:val="24"/>
                <w:szCs w:val="24"/>
              </w:rPr>
              <w:t>_</w:t>
            </w:r>
            <w:r w:rsidRPr="007F74CA">
              <w:rPr>
                <w:rFonts w:ascii="Tahoma" w:hAnsi="Tahoma" w:cs="Tahoma"/>
                <w:color w:val="000000"/>
                <w:sz w:val="24"/>
                <w:szCs w:val="24"/>
              </w:rPr>
              <w:t>|__|</w:t>
            </w:r>
          </w:p>
          <w:p w14:paraId="59E8AED6" w14:textId="1DA54E4D" w:rsidR="008D5909" w:rsidRPr="007F74CA" w:rsidRDefault="008D5909" w:rsidP="000B7C9C">
            <w:pPr>
              <w:jc w:val="center"/>
              <w:rPr>
                <w:rFonts w:ascii="Tahoma" w:eastAsia="Times New Roman" w:hAnsi="Tahoma" w:cs="Tahoma"/>
                <w:sz w:val="24"/>
                <w:szCs w:val="24"/>
                <w:lang w:eastAsia="fr-FR"/>
              </w:rPr>
            </w:pPr>
          </w:p>
        </w:tc>
      </w:tr>
      <w:tr w:rsidR="008D5909" w:rsidRPr="007F74CA" w14:paraId="487D3E9B" w14:textId="77777777" w:rsidTr="00F324DF">
        <w:trPr>
          <w:trHeight w:val="228"/>
        </w:trPr>
        <w:tc>
          <w:tcPr>
            <w:tcW w:w="386" w:type="pct"/>
          </w:tcPr>
          <w:p w14:paraId="07D7A936" w14:textId="77777777" w:rsidR="008D5909" w:rsidRDefault="008D5909" w:rsidP="000B7C9C">
            <w:pPr>
              <w:rPr>
                <w:rFonts w:ascii="Tahoma" w:hAnsi="Tahoma" w:cs="Tahoma"/>
                <w:bCs/>
                <w:sz w:val="24"/>
                <w:szCs w:val="24"/>
              </w:rPr>
            </w:pPr>
          </w:p>
          <w:p w14:paraId="7539D39D" w14:textId="77777777" w:rsidR="008D5909" w:rsidRDefault="008D5909" w:rsidP="000B7C9C">
            <w:pPr>
              <w:rPr>
                <w:rFonts w:ascii="Tahoma" w:hAnsi="Tahoma" w:cs="Tahoma"/>
                <w:bCs/>
                <w:sz w:val="24"/>
                <w:szCs w:val="24"/>
              </w:rPr>
            </w:pPr>
          </w:p>
        </w:tc>
        <w:tc>
          <w:tcPr>
            <w:tcW w:w="2629" w:type="pct"/>
          </w:tcPr>
          <w:p w14:paraId="467823D3" w14:textId="77777777" w:rsidR="008D5909" w:rsidRPr="00F324DF" w:rsidRDefault="008D5909" w:rsidP="000B7C9C">
            <w:pPr>
              <w:rPr>
                <w:rFonts w:ascii="Tahoma" w:hAnsi="Tahoma" w:cs="Tahoma"/>
                <w:bCs/>
                <w:color w:val="000000" w:themeColor="text1"/>
                <w:sz w:val="24"/>
                <w:szCs w:val="24"/>
                <w:lang w:val="fr-SN"/>
              </w:rPr>
            </w:pPr>
          </w:p>
        </w:tc>
        <w:tc>
          <w:tcPr>
            <w:tcW w:w="1335" w:type="pct"/>
          </w:tcPr>
          <w:p w14:paraId="0A031DD0" w14:textId="77777777" w:rsidR="008D5909" w:rsidRDefault="008D5909" w:rsidP="000B7C9C">
            <w:pPr>
              <w:rPr>
                <w:rFonts w:ascii="Tahoma" w:eastAsia="Times New Roman" w:hAnsi="Tahoma" w:cs="Tahoma"/>
                <w:sz w:val="24"/>
                <w:szCs w:val="24"/>
                <w:lang w:val="fr-FR" w:eastAsia="fr-FR"/>
              </w:rPr>
            </w:pPr>
          </w:p>
        </w:tc>
        <w:tc>
          <w:tcPr>
            <w:tcW w:w="651" w:type="pct"/>
            <w:vAlign w:val="center"/>
          </w:tcPr>
          <w:p w14:paraId="349B64F8" w14:textId="77777777" w:rsidR="008D5909" w:rsidRPr="007F74CA" w:rsidRDefault="008D5909" w:rsidP="000B7C9C">
            <w:pPr>
              <w:jc w:val="center"/>
              <w:rPr>
                <w:rFonts w:ascii="Tahoma" w:hAnsi="Tahoma" w:cs="Tahoma"/>
                <w:color w:val="000000"/>
                <w:sz w:val="24"/>
                <w:szCs w:val="24"/>
              </w:rPr>
            </w:pPr>
          </w:p>
        </w:tc>
      </w:tr>
    </w:tbl>
    <w:p w14:paraId="40368FBE" w14:textId="77777777" w:rsidR="000B7C9C" w:rsidRDefault="000B7C9C" w:rsidP="00144326">
      <w:pPr>
        <w:tabs>
          <w:tab w:val="left" w:pos="2060"/>
        </w:tabs>
        <w:rPr>
          <w:rFonts w:ascii="Tahoma" w:hAnsi="Tahoma" w:cs="Tahoma"/>
          <w:b/>
          <w:bCs/>
          <w:sz w:val="24"/>
          <w:lang w:val="fr-FR"/>
        </w:rPr>
      </w:pPr>
    </w:p>
    <w:p w14:paraId="45D94E6A" w14:textId="77777777" w:rsidR="008D5909" w:rsidRDefault="008D5909" w:rsidP="00144326">
      <w:pPr>
        <w:tabs>
          <w:tab w:val="left" w:pos="2060"/>
        </w:tabs>
        <w:rPr>
          <w:rFonts w:ascii="Tahoma" w:hAnsi="Tahoma" w:cs="Tahoma"/>
          <w:b/>
          <w:bCs/>
          <w:sz w:val="24"/>
          <w:lang w:val="fr-FR"/>
        </w:rPr>
      </w:pPr>
    </w:p>
    <w:p w14:paraId="4246B141" w14:textId="77777777" w:rsidR="008D5909" w:rsidRDefault="008D5909" w:rsidP="00144326">
      <w:pPr>
        <w:tabs>
          <w:tab w:val="left" w:pos="2060"/>
        </w:tabs>
        <w:rPr>
          <w:rFonts w:ascii="Tahoma" w:hAnsi="Tahoma" w:cs="Tahoma"/>
          <w:b/>
          <w:bCs/>
          <w:sz w:val="24"/>
          <w:lang w:val="fr-FR"/>
        </w:rPr>
      </w:pPr>
    </w:p>
    <w:p w14:paraId="39A22FCE" w14:textId="5F59586B" w:rsidR="008D5909" w:rsidRPr="00DF7B12" w:rsidRDefault="008D5909" w:rsidP="00144326">
      <w:pPr>
        <w:tabs>
          <w:tab w:val="left" w:pos="2060"/>
        </w:tabs>
        <w:rPr>
          <w:rFonts w:ascii="Tahoma" w:hAnsi="Tahoma" w:cs="Tahoma"/>
          <w:b/>
          <w:bCs/>
          <w:sz w:val="24"/>
          <w:u w:val="single"/>
          <w:lang w:val="fr-FR"/>
        </w:rPr>
      </w:pPr>
      <w:r w:rsidRPr="00DF7B12">
        <w:rPr>
          <w:rFonts w:ascii="Tahoma" w:hAnsi="Tahoma" w:cs="Tahoma"/>
          <w:b/>
          <w:bCs/>
          <w:sz w:val="24"/>
          <w:u w:val="single"/>
          <w:lang w:val="fr-FR"/>
        </w:rPr>
        <w:lastRenderedPageBreak/>
        <w:t>Section 6</w:t>
      </w:r>
    </w:p>
    <w:p w14:paraId="7E4EC5FC" w14:textId="606FC524" w:rsidR="008D5909" w:rsidRDefault="008D5909" w:rsidP="00144326">
      <w:pPr>
        <w:tabs>
          <w:tab w:val="left" w:pos="2060"/>
        </w:tabs>
        <w:rPr>
          <w:rFonts w:ascii="Tahoma" w:hAnsi="Tahoma" w:cs="Tahoma"/>
          <w:b/>
          <w:bCs/>
          <w:sz w:val="24"/>
          <w:lang w:val="fr-FR"/>
        </w:rPr>
      </w:pPr>
    </w:p>
    <w:tbl>
      <w:tblPr>
        <w:tblW w:w="11510" w:type="dxa"/>
        <w:tblInd w:w="-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80"/>
        <w:gridCol w:w="5760"/>
        <w:gridCol w:w="4770"/>
      </w:tblGrid>
      <w:tr w:rsidR="008D5909" w:rsidRPr="007F74CA" w14:paraId="722C93FE" w14:textId="77777777" w:rsidTr="00DF7B12">
        <w:trPr>
          <w:trHeight w:val="340"/>
        </w:trPr>
        <w:tc>
          <w:tcPr>
            <w:tcW w:w="980" w:type="dxa"/>
            <w:vMerge w:val="restart"/>
            <w:noWrap/>
            <w:vAlign w:val="center"/>
            <w:hideMark/>
          </w:tcPr>
          <w:p w14:paraId="6BCF9B0C" w14:textId="1898B0B5" w:rsidR="008D5909" w:rsidRPr="007F74CA" w:rsidRDefault="008D5909" w:rsidP="00083169">
            <w:pPr>
              <w:widowControl w:val="0"/>
              <w:autoSpaceDE w:val="0"/>
              <w:autoSpaceDN w:val="0"/>
              <w:rPr>
                <w:rFonts w:ascii="Tahoma" w:hAnsi="Tahoma" w:cs="Tahoma"/>
                <w:sz w:val="24"/>
                <w:szCs w:val="24"/>
              </w:rPr>
            </w:pPr>
            <w:r>
              <w:rPr>
                <w:rFonts w:ascii="Tahoma" w:hAnsi="Tahoma" w:cs="Tahoma"/>
                <w:sz w:val="24"/>
                <w:szCs w:val="24"/>
              </w:rPr>
              <w:t>6.01</w:t>
            </w:r>
          </w:p>
        </w:tc>
        <w:tc>
          <w:tcPr>
            <w:tcW w:w="5760" w:type="dxa"/>
            <w:vMerge w:val="restart"/>
            <w:vAlign w:val="center"/>
            <w:hideMark/>
          </w:tcPr>
          <w:p w14:paraId="167C1EDD" w14:textId="432482FB" w:rsidR="008D5909" w:rsidRPr="007F74CA" w:rsidRDefault="008D5909">
            <w:pPr>
              <w:widowControl w:val="0"/>
              <w:autoSpaceDE w:val="0"/>
              <w:autoSpaceDN w:val="0"/>
              <w:rPr>
                <w:rFonts w:ascii="Tahoma" w:hAnsi="Tahoma" w:cs="Tahoma"/>
                <w:sz w:val="24"/>
                <w:szCs w:val="24"/>
                <w:lang w:val="fr-SN"/>
              </w:rPr>
            </w:pPr>
            <w:r w:rsidRPr="007F74CA">
              <w:rPr>
                <w:rFonts w:ascii="Tahoma" w:hAnsi="Tahoma" w:cs="Tahoma"/>
                <w:sz w:val="24"/>
                <w:szCs w:val="24"/>
                <w:lang w:val="fr-SN"/>
              </w:rPr>
              <w:t>Quel</w:t>
            </w:r>
            <w:r>
              <w:rPr>
                <w:rFonts w:ascii="Tahoma" w:hAnsi="Tahoma" w:cs="Tahoma"/>
                <w:sz w:val="24"/>
                <w:szCs w:val="24"/>
                <w:lang w:val="fr-SN"/>
              </w:rPr>
              <w:t xml:space="preserve"> est le lien de parenté entre le répondant</w:t>
            </w:r>
            <w:r w:rsidRPr="007F74CA">
              <w:rPr>
                <w:rFonts w:ascii="Tahoma" w:hAnsi="Tahoma" w:cs="Tahoma"/>
                <w:sz w:val="24"/>
                <w:szCs w:val="24"/>
                <w:lang w:val="fr-SN"/>
              </w:rPr>
              <w:t xml:space="preserve"> </w:t>
            </w:r>
            <w:r>
              <w:rPr>
                <w:rFonts w:ascii="Tahoma" w:hAnsi="Tahoma" w:cs="Tahoma"/>
                <w:sz w:val="24"/>
                <w:szCs w:val="24"/>
                <w:lang w:val="fr-SN"/>
              </w:rPr>
              <w:t xml:space="preserve">et </w:t>
            </w:r>
            <w:r w:rsidRPr="007F74CA">
              <w:rPr>
                <w:rFonts w:ascii="Tahoma" w:hAnsi="Tahoma" w:cs="Tahoma"/>
                <w:sz w:val="24"/>
                <w:szCs w:val="24"/>
                <w:lang w:val="fr-SN"/>
              </w:rPr>
              <w:t>le chef de ménage?</w:t>
            </w:r>
          </w:p>
        </w:tc>
        <w:tc>
          <w:tcPr>
            <w:tcW w:w="4770" w:type="dxa"/>
            <w:vAlign w:val="center"/>
            <w:hideMark/>
          </w:tcPr>
          <w:p w14:paraId="32B8AF5F" w14:textId="77777777" w:rsidR="008D5909" w:rsidRPr="007F74CA" w:rsidRDefault="008D5909" w:rsidP="00083169">
            <w:pPr>
              <w:widowControl w:val="0"/>
              <w:autoSpaceDE w:val="0"/>
              <w:autoSpaceDN w:val="0"/>
              <w:spacing w:after="0" w:line="240" w:lineRule="auto"/>
              <w:rPr>
                <w:rFonts w:ascii="Tahoma" w:hAnsi="Tahoma" w:cs="Tahoma"/>
                <w:sz w:val="24"/>
                <w:szCs w:val="24"/>
              </w:rPr>
            </w:pPr>
            <w:r w:rsidRPr="007F74CA">
              <w:rPr>
                <w:rFonts w:ascii="Tahoma" w:hAnsi="Tahoma" w:cs="Tahoma"/>
                <w:sz w:val="24"/>
                <w:szCs w:val="24"/>
                <w:lang w:val="fr-SN"/>
              </w:rPr>
              <w:t xml:space="preserve"> </w:t>
            </w:r>
            <w:r w:rsidRPr="007F74CA">
              <w:rPr>
                <w:rFonts w:ascii="Tahoma" w:hAnsi="Tahoma" w:cs="Tahoma"/>
                <w:sz w:val="24"/>
                <w:szCs w:val="24"/>
              </w:rPr>
              <w:t>01 Chef de ménage</w:t>
            </w:r>
          </w:p>
        </w:tc>
      </w:tr>
      <w:tr w:rsidR="008D5909" w:rsidRPr="007F74CA" w14:paraId="24646CE7" w14:textId="77777777" w:rsidTr="00DF7B12">
        <w:trPr>
          <w:trHeight w:val="340"/>
        </w:trPr>
        <w:tc>
          <w:tcPr>
            <w:tcW w:w="980" w:type="dxa"/>
            <w:vMerge/>
            <w:vAlign w:val="center"/>
            <w:hideMark/>
          </w:tcPr>
          <w:p w14:paraId="3336783A" w14:textId="77777777" w:rsidR="008D5909" w:rsidRPr="007F74CA" w:rsidRDefault="008D5909" w:rsidP="00083169">
            <w:pPr>
              <w:widowControl w:val="0"/>
              <w:autoSpaceDE w:val="0"/>
              <w:autoSpaceDN w:val="0"/>
              <w:spacing w:line="240" w:lineRule="auto"/>
              <w:rPr>
                <w:rFonts w:ascii="Tahoma" w:hAnsi="Tahoma" w:cs="Tahoma"/>
                <w:sz w:val="24"/>
                <w:szCs w:val="24"/>
              </w:rPr>
            </w:pPr>
          </w:p>
        </w:tc>
        <w:tc>
          <w:tcPr>
            <w:tcW w:w="5760" w:type="dxa"/>
            <w:vMerge/>
            <w:vAlign w:val="center"/>
            <w:hideMark/>
          </w:tcPr>
          <w:p w14:paraId="4BAF13C6" w14:textId="77777777" w:rsidR="008D5909" w:rsidRPr="007F74CA" w:rsidRDefault="008D5909" w:rsidP="00083169">
            <w:pPr>
              <w:widowControl w:val="0"/>
              <w:autoSpaceDE w:val="0"/>
              <w:autoSpaceDN w:val="0"/>
              <w:spacing w:line="240" w:lineRule="auto"/>
              <w:rPr>
                <w:rFonts w:ascii="Tahoma" w:hAnsi="Tahoma" w:cs="Tahoma"/>
                <w:sz w:val="24"/>
                <w:szCs w:val="24"/>
              </w:rPr>
            </w:pPr>
          </w:p>
        </w:tc>
        <w:tc>
          <w:tcPr>
            <w:tcW w:w="4770" w:type="dxa"/>
            <w:vAlign w:val="center"/>
            <w:hideMark/>
          </w:tcPr>
          <w:p w14:paraId="16967071" w14:textId="77777777" w:rsidR="008D5909" w:rsidRPr="007F74CA" w:rsidRDefault="008D5909" w:rsidP="00083169">
            <w:pPr>
              <w:widowControl w:val="0"/>
              <w:autoSpaceDE w:val="0"/>
              <w:autoSpaceDN w:val="0"/>
              <w:spacing w:after="0" w:line="240" w:lineRule="auto"/>
              <w:rPr>
                <w:rFonts w:ascii="Tahoma" w:hAnsi="Tahoma" w:cs="Tahoma"/>
                <w:sz w:val="24"/>
                <w:szCs w:val="24"/>
              </w:rPr>
            </w:pPr>
            <w:r w:rsidRPr="007F74CA">
              <w:rPr>
                <w:rFonts w:ascii="Tahoma" w:hAnsi="Tahoma" w:cs="Tahoma"/>
                <w:sz w:val="24"/>
                <w:szCs w:val="24"/>
              </w:rPr>
              <w:t xml:space="preserve"> 02 Conjoint ( e )</w:t>
            </w:r>
          </w:p>
        </w:tc>
      </w:tr>
      <w:tr w:rsidR="008D5909" w:rsidRPr="007F74CA" w14:paraId="0CF821CD" w14:textId="77777777" w:rsidTr="00DF7B12">
        <w:trPr>
          <w:trHeight w:val="340"/>
        </w:trPr>
        <w:tc>
          <w:tcPr>
            <w:tcW w:w="980" w:type="dxa"/>
            <w:vMerge/>
            <w:vAlign w:val="center"/>
            <w:hideMark/>
          </w:tcPr>
          <w:p w14:paraId="3BB2A931" w14:textId="77777777" w:rsidR="008D5909" w:rsidRPr="007F74CA" w:rsidRDefault="008D5909" w:rsidP="00083169">
            <w:pPr>
              <w:widowControl w:val="0"/>
              <w:autoSpaceDE w:val="0"/>
              <w:autoSpaceDN w:val="0"/>
              <w:spacing w:line="240" w:lineRule="auto"/>
              <w:rPr>
                <w:rFonts w:ascii="Tahoma" w:hAnsi="Tahoma" w:cs="Tahoma"/>
                <w:sz w:val="24"/>
                <w:szCs w:val="24"/>
              </w:rPr>
            </w:pPr>
          </w:p>
        </w:tc>
        <w:tc>
          <w:tcPr>
            <w:tcW w:w="5760" w:type="dxa"/>
            <w:vMerge/>
            <w:vAlign w:val="center"/>
            <w:hideMark/>
          </w:tcPr>
          <w:p w14:paraId="50119D62" w14:textId="77777777" w:rsidR="008D5909" w:rsidRPr="007F74CA" w:rsidRDefault="008D5909" w:rsidP="00083169">
            <w:pPr>
              <w:widowControl w:val="0"/>
              <w:autoSpaceDE w:val="0"/>
              <w:autoSpaceDN w:val="0"/>
              <w:spacing w:line="240" w:lineRule="auto"/>
              <w:rPr>
                <w:rFonts w:ascii="Tahoma" w:hAnsi="Tahoma" w:cs="Tahoma"/>
                <w:sz w:val="24"/>
                <w:szCs w:val="24"/>
              </w:rPr>
            </w:pPr>
          </w:p>
        </w:tc>
        <w:tc>
          <w:tcPr>
            <w:tcW w:w="4770" w:type="dxa"/>
            <w:vAlign w:val="center"/>
            <w:hideMark/>
          </w:tcPr>
          <w:p w14:paraId="4ECF979C" w14:textId="77777777" w:rsidR="008D5909" w:rsidRPr="007F74CA" w:rsidRDefault="008D5909" w:rsidP="00083169">
            <w:pPr>
              <w:widowControl w:val="0"/>
              <w:autoSpaceDE w:val="0"/>
              <w:autoSpaceDN w:val="0"/>
              <w:spacing w:after="0" w:line="240" w:lineRule="auto"/>
              <w:rPr>
                <w:rFonts w:ascii="Tahoma" w:hAnsi="Tahoma" w:cs="Tahoma"/>
                <w:sz w:val="24"/>
                <w:szCs w:val="24"/>
              </w:rPr>
            </w:pPr>
            <w:r w:rsidRPr="007F74CA">
              <w:rPr>
                <w:rFonts w:ascii="Tahoma" w:hAnsi="Tahoma" w:cs="Tahoma"/>
                <w:sz w:val="24"/>
                <w:szCs w:val="24"/>
              </w:rPr>
              <w:t xml:space="preserve"> 03 Fils, Fille</w:t>
            </w:r>
          </w:p>
        </w:tc>
      </w:tr>
      <w:tr w:rsidR="008D5909" w:rsidRPr="007F74CA" w14:paraId="006F8C2B" w14:textId="77777777" w:rsidTr="00DF7B12">
        <w:trPr>
          <w:trHeight w:val="340"/>
        </w:trPr>
        <w:tc>
          <w:tcPr>
            <w:tcW w:w="980" w:type="dxa"/>
            <w:vMerge/>
            <w:vAlign w:val="center"/>
            <w:hideMark/>
          </w:tcPr>
          <w:p w14:paraId="26357F0E" w14:textId="77777777" w:rsidR="008D5909" w:rsidRPr="007F74CA" w:rsidRDefault="008D5909" w:rsidP="00083169">
            <w:pPr>
              <w:widowControl w:val="0"/>
              <w:autoSpaceDE w:val="0"/>
              <w:autoSpaceDN w:val="0"/>
              <w:spacing w:line="240" w:lineRule="auto"/>
              <w:rPr>
                <w:rFonts w:ascii="Tahoma" w:hAnsi="Tahoma" w:cs="Tahoma"/>
                <w:sz w:val="24"/>
                <w:szCs w:val="24"/>
              </w:rPr>
            </w:pPr>
          </w:p>
        </w:tc>
        <w:tc>
          <w:tcPr>
            <w:tcW w:w="5760" w:type="dxa"/>
            <w:vMerge/>
            <w:vAlign w:val="center"/>
            <w:hideMark/>
          </w:tcPr>
          <w:p w14:paraId="6D57FDCC" w14:textId="77777777" w:rsidR="008D5909" w:rsidRPr="007F74CA" w:rsidRDefault="008D5909" w:rsidP="00083169">
            <w:pPr>
              <w:widowControl w:val="0"/>
              <w:autoSpaceDE w:val="0"/>
              <w:autoSpaceDN w:val="0"/>
              <w:spacing w:line="240" w:lineRule="auto"/>
              <w:rPr>
                <w:rFonts w:ascii="Tahoma" w:hAnsi="Tahoma" w:cs="Tahoma"/>
                <w:sz w:val="24"/>
                <w:szCs w:val="24"/>
              </w:rPr>
            </w:pPr>
          </w:p>
        </w:tc>
        <w:tc>
          <w:tcPr>
            <w:tcW w:w="4770" w:type="dxa"/>
            <w:vAlign w:val="center"/>
            <w:hideMark/>
          </w:tcPr>
          <w:p w14:paraId="63B06069" w14:textId="77777777" w:rsidR="008D5909" w:rsidRPr="007F74CA" w:rsidRDefault="008D5909" w:rsidP="00083169">
            <w:pPr>
              <w:widowControl w:val="0"/>
              <w:autoSpaceDE w:val="0"/>
              <w:autoSpaceDN w:val="0"/>
              <w:spacing w:after="0" w:line="240" w:lineRule="auto"/>
              <w:rPr>
                <w:rFonts w:ascii="Tahoma" w:hAnsi="Tahoma" w:cs="Tahoma"/>
                <w:sz w:val="24"/>
                <w:szCs w:val="24"/>
              </w:rPr>
            </w:pPr>
            <w:r w:rsidRPr="007F74CA">
              <w:rPr>
                <w:rFonts w:ascii="Tahoma" w:hAnsi="Tahoma" w:cs="Tahoma"/>
                <w:sz w:val="24"/>
                <w:szCs w:val="24"/>
              </w:rPr>
              <w:t xml:space="preserve"> 04 Père, Mère</w:t>
            </w:r>
          </w:p>
        </w:tc>
      </w:tr>
      <w:tr w:rsidR="008D5909" w:rsidRPr="007F74CA" w14:paraId="5CFCD6F1" w14:textId="77777777" w:rsidTr="00DF7B12">
        <w:trPr>
          <w:trHeight w:val="340"/>
        </w:trPr>
        <w:tc>
          <w:tcPr>
            <w:tcW w:w="980" w:type="dxa"/>
            <w:vMerge/>
            <w:vAlign w:val="center"/>
            <w:hideMark/>
          </w:tcPr>
          <w:p w14:paraId="5260EFF0" w14:textId="77777777" w:rsidR="008D5909" w:rsidRPr="007F74CA" w:rsidRDefault="008D5909" w:rsidP="00083169">
            <w:pPr>
              <w:widowControl w:val="0"/>
              <w:autoSpaceDE w:val="0"/>
              <w:autoSpaceDN w:val="0"/>
              <w:spacing w:line="240" w:lineRule="auto"/>
              <w:rPr>
                <w:rFonts w:ascii="Tahoma" w:hAnsi="Tahoma" w:cs="Tahoma"/>
                <w:sz w:val="24"/>
                <w:szCs w:val="24"/>
              </w:rPr>
            </w:pPr>
          </w:p>
        </w:tc>
        <w:tc>
          <w:tcPr>
            <w:tcW w:w="5760" w:type="dxa"/>
            <w:vMerge/>
            <w:vAlign w:val="center"/>
            <w:hideMark/>
          </w:tcPr>
          <w:p w14:paraId="6BE1AB5E" w14:textId="77777777" w:rsidR="008D5909" w:rsidRPr="007F74CA" w:rsidRDefault="008D5909" w:rsidP="00083169">
            <w:pPr>
              <w:widowControl w:val="0"/>
              <w:autoSpaceDE w:val="0"/>
              <w:autoSpaceDN w:val="0"/>
              <w:spacing w:line="240" w:lineRule="auto"/>
              <w:rPr>
                <w:rFonts w:ascii="Tahoma" w:hAnsi="Tahoma" w:cs="Tahoma"/>
                <w:sz w:val="24"/>
                <w:szCs w:val="24"/>
              </w:rPr>
            </w:pPr>
          </w:p>
        </w:tc>
        <w:tc>
          <w:tcPr>
            <w:tcW w:w="4770" w:type="dxa"/>
            <w:vAlign w:val="center"/>
            <w:hideMark/>
          </w:tcPr>
          <w:p w14:paraId="4B783101" w14:textId="77777777" w:rsidR="008D5909" w:rsidRPr="007F74CA" w:rsidRDefault="008D5909" w:rsidP="00083169">
            <w:pPr>
              <w:widowControl w:val="0"/>
              <w:autoSpaceDE w:val="0"/>
              <w:autoSpaceDN w:val="0"/>
              <w:spacing w:after="0" w:line="240" w:lineRule="auto"/>
              <w:rPr>
                <w:rFonts w:ascii="Tahoma" w:hAnsi="Tahoma" w:cs="Tahoma"/>
                <w:sz w:val="24"/>
                <w:szCs w:val="24"/>
              </w:rPr>
            </w:pPr>
            <w:r w:rsidRPr="007F74CA">
              <w:rPr>
                <w:rFonts w:ascii="Tahoma" w:hAnsi="Tahoma" w:cs="Tahoma"/>
                <w:sz w:val="24"/>
                <w:szCs w:val="24"/>
              </w:rPr>
              <w:t xml:space="preserve"> 05 Petit fils, petite fille</w:t>
            </w:r>
          </w:p>
        </w:tc>
      </w:tr>
      <w:tr w:rsidR="008D5909" w:rsidRPr="007F74CA" w14:paraId="3F77FFFE" w14:textId="77777777" w:rsidTr="00DF7B12">
        <w:trPr>
          <w:trHeight w:val="340"/>
        </w:trPr>
        <w:tc>
          <w:tcPr>
            <w:tcW w:w="980" w:type="dxa"/>
            <w:vMerge/>
            <w:vAlign w:val="center"/>
            <w:hideMark/>
          </w:tcPr>
          <w:p w14:paraId="6ACEC4BF" w14:textId="77777777" w:rsidR="008D5909" w:rsidRPr="007F74CA" w:rsidRDefault="008D5909" w:rsidP="00083169">
            <w:pPr>
              <w:widowControl w:val="0"/>
              <w:autoSpaceDE w:val="0"/>
              <w:autoSpaceDN w:val="0"/>
              <w:spacing w:line="240" w:lineRule="auto"/>
              <w:rPr>
                <w:rFonts w:ascii="Tahoma" w:hAnsi="Tahoma" w:cs="Tahoma"/>
                <w:sz w:val="24"/>
                <w:szCs w:val="24"/>
              </w:rPr>
            </w:pPr>
          </w:p>
        </w:tc>
        <w:tc>
          <w:tcPr>
            <w:tcW w:w="5760" w:type="dxa"/>
            <w:vMerge/>
            <w:vAlign w:val="center"/>
            <w:hideMark/>
          </w:tcPr>
          <w:p w14:paraId="195ED47E" w14:textId="77777777" w:rsidR="008D5909" w:rsidRPr="007F74CA" w:rsidRDefault="008D5909" w:rsidP="00083169">
            <w:pPr>
              <w:widowControl w:val="0"/>
              <w:autoSpaceDE w:val="0"/>
              <w:autoSpaceDN w:val="0"/>
              <w:spacing w:line="240" w:lineRule="auto"/>
              <w:rPr>
                <w:rFonts w:ascii="Tahoma" w:hAnsi="Tahoma" w:cs="Tahoma"/>
                <w:sz w:val="24"/>
                <w:szCs w:val="24"/>
              </w:rPr>
            </w:pPr>
          </w:p>
        </w:tc>
        <w:tc>
          <w:tcPr>
            <w:tcW w:w="4770" w:type="dxa"/>
            <w:vAlign w:val="center"/>
            <w:hideMark/>
          </w:tcPr>
          <w:p w14:paraId="660A980C" w14:textId="77777777" w:rsidR="008D5909" w:rsidRPr="007F74CA" w:rsidRDefault="008D5909" w:rsidP="00083169">
            <w:pPr>
              <w:widowControl w:val="0"/>
              <w:autoSpaceDE w:val="0"/>
              <w:autoSpaceDN w:val="0"/>
              <w:spacing w:after="0" w:line="240" w:lineRule="auto"/>
              <w:rPr>
                <w:rFonts w:ascii="Tahoma" w:hAnsi="Tahoma" w:cs="Tahoma"/>
                <w:sz w:val="24"/>
                <w:szCs w:val="24"/>
              </w:rPr>
            </w:pPr>
            <w:r w:rsidRPr="007F74CA">
              <w:rPr>
                <w:rFonts w:ascii="Tahoma" w:hAnsi="Tahoma" w:cs="Tahoma"/>
                <w:sz w:val="24"/>
                <w:szCs w:val="24"/>
              </w:rPr>
              <w:t xml:space="preserve"> 06 Grand-parents</w:t>
            </w:r>
          </w:p>
        </w:tc>
      </w:tr>
      <w:tr w:rsidR="008D5909" w:rsidRPr="007F74CA" w14:paraId="00D2A6C1" w14:textId="77777777" w:rsidTr="00DF7B12">
        <w:trPr>
          <w:trHeight w:val="340"/>
        </w:trPr>
        <w:tc>
          <w:tcPr>
            <w:tcW w:w="980" w:type="dxa"/>
            <w:vMerge/>
            <w:vAlign w:val="center"/>
            <w:hideMark/>
          </w:tcPr>
          <w:p w14:paraId="79A481DF" w14:textId="77777777" w:rsidR="008D5909" w:rsidRPr="007F74CA" w:rsidRDefault="008D5909" w:rsidP="00083169">
            <w:pPr>
              <w:widowControl w:val="0"/>
              <w:autoSpaceDE w:val="0"/>
              <w:autoSpaceDN w:val="0"/>
              <w:spacing w:line="240" w:lineRule="auto"/>
              <w:rPr>
                <w:rFonts w:ascii="Tahoma" w:hAnsi="Tahoma" w:cs="Tahoma"/>
                <w:sz w:val="24"/>
                <w:szCs w:val="24"/>
              </w:rPr>
            </w:pPr>
          </w:p>
        </w:tc>
        <w:tc>
          <w:tcPr>
            <w:tcW w:w="5760" w:type="dxa"/>
            <w:vMerge/>
            <w:vAlign w:val="center"/>
            <w:hideMark/>
          </w:tcPr>
          <w:p w14:paraId="3717369B" w14:textId="77777777" w:rsidR="008D5909" w:rsidRPr="007F74CA" w:rsidRDefault="008D5909" w:rsidP="00083169">
            <w:pPr>
              <w:widowControl w:val="0"/>
              <w:autoSpaceDE w:val="0"/>
              <w:autoSpaceDN w:val="0"/>
              <w:spacing w:line="240" w:lineRule="auto"/>
              <w:rPr>
                <w:rFonts w:ascii="Tahoma" w:hAnsi="Tahoma" w:cs="Tahoma"/>
                <w:sz w:val="24"/>
                <w:szCs w:val="24"/>
              </w:rPr>
            </w:pPr>
          </w:p>
        </w:tc>
        <w:tc>
          <w:tcPr>
            <w:tcW w:w="4770" w:type="dxa"/>
            <w:vAlign w:val="center"/>
            <w:hideMark/>
          </w:tcPr>
          <w:p w14:paraId="1096B60C" w14:textId="77777777" w:rsidR="008D5909" w:rsidRPr="007F74CA" w:rsidRDefault="008D5909" w:rsidP="00083169">
            <w:pPr>
              <w:widowControl w:val="0"/>
              <w:autoSpaceDE w:val="0"/>
              <w:autoSpaceDN w:val="0"/>
              <w:spacing w:after="0" w:line="240" w:lineRule="auto"/>
              <w:rPr>
                <w:rFonts w:ascii="Tahoma" w:hAnsi="Tahoma" w:cs="Tahoma"/>
                <w:sz w:val="24"/>
                <w:szCs w:val="24"/>
              </w:rPr>
            </w:pPr>
            <w:r w:rsidRPr="007F74CA">
              <w:rPr>
                <w:rFonts w:ascii="Tahoma" w:hAnsi="Tahoma" w:cs="Tahoma"/>
                <w:sz w:val="24"/>
                <w:szCs w:val="24"/>
              </w:rPr>
              <w:t xml:space="preserve"> 07 Frère, sœur</w:t>
            </w:r>
          </w:p>
        </w:tc>
      </w:tr>
      <w:tr w:rsidR="008D5909" w:rsidRPr="007F74CA" w14:paraId="56059D77" w14:textId="77777777" w:rsidTr="00DF7B12">
        <w:trPr>
          <w:trHeight w:val="283"/>
        </w:trPr>
        <w:tc>
          <w:tcPr>
            <w:tcW w:w="980" w:type="dxa"/>
            <w:vMerge/>
            <w:vAlign w:val="center"/>
            <w:hideMark/>
          </w:tcPr>
          <w:p w14:paraId="2C53FD07" w14:textId="77777777" w:rsidR="008D5909" w:rsidRPr="007F74CA" w:rsidRDefault="008D5909" w:rsidP="00083169">
            <w:pPr>
              <w:widowControl w:val="0"/>
              <w:autoSpaceDE w:val="0"/>
              <w:autoSpaceDN w:val="0"/>
              <w:spacing w:line="240" w:lineRule="auto"/>
              <w:rPr>
                <w:rFonts w:ascii="Tahoma" w:hAnsi="Tahoma" w:cs="Tahoma"/>
                <w:sz w:val="24"/>
                <w:szCs w:val="24"/>
              </w:rPr>
            </w:pPr>
          </w:p>
        </w:tc>
        <w:tc>
          <w:tcPr>
            <w:tcW w:w="5760" w:type="dxa"/>
            <w:vMerge/>
            <w:vAlign w:val="center"/>
            <w:hideMark/>
          </w:tcPr>
          <w:p w14:paraId="2D1EB0E4" w14:textId="77777777" w:rsidR="008D5909" w:rsidRPr="007F74CA" w:rsidRDefault="008D5909" w:rsidP="00083169">
            <w:pPr>
              <w:widowControl w:val="0"/>
              <w:autoSpaceDE w:val="0"/>
              <w:autoSpaceDN w:val="0"/>
              <w:spacing w:line="240" w:lineRule="auto"/>
              <w:rPr>
                <w:rFonts w:ascii="Tahoma" w:hAnsi="Tahoma" w:cs="Tahoma"/>
                <w:sz w:val="24"/>
                <w:szCs w:val="24"/>
              </w:rPr>
            </w:pPr>
          </w:p>
        </w:tc>
        <w:tc>
          <w:tcPr>
            <w:tcW w:w="4770" w:type="dxa"/>
            <w:vAlign w:val="center"/>
            <w:hideMark/>
          </w:tcPr>
          <w:p w14:paraId="0D74D46A" w14:textId="77777777" w:rsidR="008D5909" w:rsidRPr="007F74CA" w:rsidRDefault="008D5909" w:rsidP="00083169">
            <w:pPr>
              <w:widowControl w:val="0"/>
              <w:autoSpaceDE w:val="0"/>
              <w:autoSpaceDN w:val="0"/>
              <w:spacing w:after="0" w:line="240" w:lineRule="auto"/>
              <w:rPr>
                <w:rFonts w:ascii="Tahoma" w:hAnsi="Tahoma" w:cs="Tahoma"/>
                <w:sz w:val="24"/>
                <w:szCs w:val="24"/>
              </w:rPr>
            </w:pPr>
            <w:r w:rsidRPr="007F74CA">
              <w:rPr>
                <w:rFonts w:ascii="Tahoma" w:hAnsi="Tahoma" w:cs="Tahoma"/>
                <w:sz w:val="24"/>
                <w:szCs w:val="24"/>
              </w:rPr>
              <w:t>08 Neveu/Nièce</w:t>
            </w:r>
          </w:p>
        </w:tc>
      </w:tr>
      <w:tr w:rsidR="008D5909" w:rsidRPr="007728C5" w14:paraId="64B5BD09" w14:textId="77777777" w:rsidTr="00DF7B12">
        <w:trPr>
          <w:trHeight w:val="291"/>
        </w:trPr>
        <w:tc>
          <w:tcPr>
            <w:tcW w:w="980" w:type="dxa"/>
            <w:vMerge/>
            <w:vAlign w:val="center"/>
            <w:hideMark/>
          </w:tcPr>
          <w:p w14:paraId="3076D435" w14:textId="77777777" w:rsidR="008D5909" w:rsidRPr="007F74CA" w:rsidRDefault="008D5909" w:rsidP="00083169">
            <w:pPr>
              <w:widowControl w:val="0"/>
              <w:autoSpaceDE w:val="0"/>
              <w:autoSpaceDN w:val="0"/>
              <w:spacing w:line="240" w:lineRule="auto"/>
              <w:rPr>
                <w:rFonts w:ascii="Tahoma" w:hAnsi="Tahoma" w:cs="Tahoma"/>
                <w:sz w:val="24"/>
                <w:szCs w:val="24"/>
              </w:rPr>
            </w:pPr>
          </w:p>
        </w:tc>
        <w:tc>
          <w:tcPr>
            <w:tcW w:w="5760" w:type="dxa"/>
            <w:vMerge/>
            <w:vAlign w:val="center"/>
            <w:hideMark/>
          </w:tcPr>
          <w:p w14:paraId="59B7BBAF" w14:textId="77777777" w:rsidR="008D5909" w:rsidRPr="007F74CA" w:rsidRDefault="008D5909" w:rsidP="00083169">
            <w:pPr>
              <w:widowControl w:val="0"/>
              <w:autoSpaceDE w:val="0"/>
              <w:autoSpaceDN w:val="0"/>
              <w:spacing w:line="240" w:lineRule="auto"/>
              <w:rPr>
                <w:rFonts w:ascii="Tahoma" w:hAnsi="Tahoma" w:cs="Tahoma"/>
                <w:sz w:val="24"/>
                <w:szCs w:val="24"/>
              </w:rPr>
            </w:pPr>
          </w:p>
        </w:tc>
        <w:tc>
          <w:tcPr>
            <w:tcW w:w="4770" w:type="dxa"/>
            <w:vAlign w:val="center"/>
            <w:hideMark/>
          </w:tcPr>
          <w:p w14:paraId="78A81EE2" w14:textId="77777777" w:rsidR="008D5909" w:rsidRPr="007F74CA" w:rsidRDefault="008D5909" w:rsidP="00083169">
            <w:pPr>
              <w:widowControl w:val="0"/>
              <w:autoSpaceDE w:val="0"/>
              <w:autoSpaceDN w:val="0"/>
              <w:spacing w:after="0" w:line="240" w:lineRule="auto"/>
              <w:rPr>
                <w:rFonts w:ascii="Tahoma" w:hAnsi="Tahoma" w:cs="Tahoma"/>
                <w:sz w:val="24"/>
                <w:szCs w:val="24"/>
                <w:lang w:val="fr-SN"/>
              </w:rPr>
            </w:pPr>
            <w:r w:rsidRPr="007F74CA">
              <w:rPr>
                <w:rFonts w:ascii="Tahoma" w:hAnsi="Tahoma" w:cs="Tahoma"/>
                <w:sz w:val="24"/>
                <w:szCs w:val="24"/>
                <w:lang w:val="fr-SN"/>
              </w:rPr>
              <w:t xml:space="preserve"> 09 Autres Parents du CM/Conjoint</w:t>
            </w:r>
          </w:p>
        </w:tc>
      </w:tr>
      <w:tr w:rsidR="008D5909" w:rsidRPr="007728C5" w14:paraId="7F1BF9FD" w14:textId="77777777" w:rsidTr="00DF7B12">
        <w:trPr>
          <w:trHeight w:val="548"/>
        </w:trPr>
        <w:tc>
          <w:tcPr>
            <w:tcW w:w="980" w:type="dxa"/>
            <w:vMerge/>
            <w:vAlign w:val="center"/>
            <w:hideMark/>
          </w:tcPr>
          <w:p w14:paraId="2B21E2B4" w14:textId="77777777" w:rsidR="008D5909" w:rsidRPr="007F74CA" w:rsidRDefault="008D5909" w:rsidP="00083169">
            <w:pPr>
              <w:widowControl w:val="0"/>
              <w:autoSpaceDE w:val="0"/>
              <w:autoSpaceDN w:val="0"/>
              <w:spacing w:line="240" w:lineRule="auto"/>
              <w:rPr>
                <w:rFonts w:ascii="Tahoma" w:hAnsi="Tahoma" w:cs="Tahoma"/>
                <w:sz w:val="24"/>
                <w:szCs w:val="24"/>
                <w:lang w:val="fr-SN"/>
              </w:rPr>
            </w:pPr>
          </w:p>
        </w:tc>
        <w:tc>
          <w:tcPr>
            <w:tcW w:w="5760" w:type="dxa"/>
            <w:vMerge/>
            <w:vAlign w:val="center"/>
            <w:hideMark/>
          </w:tcPr>
          <w:p w14:paraId="4E02E476" w14:textId="77777777" w:rsidR="008D5909" w:rsidRPr="007F74CA" w:rsidRDefault="008D5909" w:rsidP="00083169">
            <w:pPr>
              <w:widowControl w:val="0"/>
              <w:autoSpaceDE w:val="0"/>
              <w:autoSpaceDN w:val="0"/>
              <w:spacing w:line="240" w:lineRule="auto"/>
              <w:rPr>
                <w:rFonts w:ascii="Tahoma" w:hAnsi="Tahoma" w:cs="Tahoma"/>
                <w:sz w:val="24"/>
                <w:szCs w:val="24"/>
                <w:lang w:val="fr-SN"/>
              </w:rPr>
            </w:pPr>
          </w:p>
        </w:tc>
        <w:tc>
          <w:tcPr>
            <w:tcW w:w="4770" w:type="dxa"/>
            <w:vAlign w:val="center"/>
            <w:hideMark/>
          </w:tcPr>
          <w:p w14:paraId="6003713C" w14:textId="77777777" w:rsidR="008D5909" w:rsidRPr="007F74CA" w:rsidRDefault="008D5909" w:rsidP="00083169">
            <w:pPr>
              <w:widowControl w:val="0"/>
              <w:autoSpaceDE w:val="0"/>
              <w:autoSpaceDN w:val="0"/>
              <w:spacing w:after="0" w:line="240" w:lineRule="auto"/>
              <w:rPr>
                <w:rFonts w:ascii="Tahoma" w:hAnsi="Tahoma" w:cs="Tahoma"/>
                <w:sz w:val="24"/>
                <w:szCs w:val="24"/>
                <w:lang w:val="fr-SN"/>
              </w:rPr>
            </w:pPr>
            <w:r w:rsidRPr="007F74CA">
              <w:rPr>
                <w:rFonts w:ascii="Tahoma" w:hAnsi="Tahoma" w:cs="Tahoma"/>
                <w:sz w:val="24"/>
                <w:szCs w:val="24"/>
                <w:lang w:val="fr-SN"/>
              </w:rPr>
              <w:t>10 Personne non apparentée au CM/conjoint</w:t>
            </w:r>
          </w:p>
        </w:tc>
      </w:tr>
      <w:tr w:rsidR="008D5909" w:rsidRPr="007728C5" w14:paraId="1C509AB3" w14:textId="77777777" w:rsidTr="00DF7B12">
        <w:trPr>
          <w:trHeight w:val="584"/>
        </w:trPr>
        <w:tc>
          <w:tcPr>
            <w:tcW w:w="980" w:type="dxa"/>
            <w:vMerge/>
            <w:vAlign w:val="center"/>
            <w:hideMark/>
          </w:tcPr>
          <w:p w14:paraId="6F524E07" w14:textId="77777777" w:rsidR="008D5909" w:rsidRPr="007F74CA" w:rsidRDefault="008D5909" w:rsidP="00083169">
            <w:pPr>
              <w:widowControl w:val="0"/>
              <w:autoSpaceDE w:val="0"/>
              <w:autoSpaceDN w:val="0"/>
              <w:spacing w:line="240" w:lineRule="auto"/>
              <w:rPr>
                <w:rFonts w:ascii="Tahoma" w:hAnsi="Tahoma" w:cs="Tahoma"/>
                <w:sz w:val="24"/>
                <w:szCs w:val="24"/>
                <w:lang w:val="fr-SN"/>
              </w:rPr>
            </w:pPr>
          </w:p>
        </w:tc>
        <w:tc>
          <w:tcPr>
            <w:tcW w:w="5760" w:type="dxa"/>
            <w:vMerge/>
            <w:vAlign w:val="center"/>
            <w:hideMark/>
          </w:tcPr>
          <w:p w14:paraId="43884AC5" w14:textId="77777777" w:rsidR="008D5909" w:rsidRPr="007F74CA" w:rsidRDefault="008D5909" w:rsidP="00083169">
            <w:pPr>
              <w:widowControl w:val="0"/>
              <w:autoSpaceDE w:val="0"/>
              <w:autoSpaceDN w:val="0"/>
              <w:spacing w:line="240" w:lineRule="auto"/>
              <w:rPr>
                <w:rFonts w:ascii="Tahoma" w:hAnsi="Tahoma" w:cs="Tahoma"/>
                <w:sz w:val="24"/>
                <w:szCs w:val="24"/>
                <w:lang w:val="fr-SN"/>
              </w:rPr>
            </w:pPr>
          </w:p>
        </w:tc>
        <w:tc>
          <w:tcPr>
            <w:tcW w:w="4770" w:type="dxa"/>
            <w:vAlign w:val="center"/>
            <w:hideMark/>
          </w:tcPr>
          <w:p w14:paraId="5EA93484" w14:textId="77777777" w:rsidR="008D5909" w:rsidRPr="007F74CA" w:rsidRDefault="008D5909" w:rsidP="00083169">
            <w:pPr>
              <w:widowControl w:val="0"/>
              <w:autoSpaceDE w:val="0"/>
              <w:autoSpaceDN w:val="0"/>
              <w:spacing w:after="0" w:line="240" w:lineRule="auto"/>
              <w:rPr>
                <w:rFonts w:ascii="Tahoma" w:hAnsi="Tahoma" w:cs="Tahoma"/>
                <w:sz w:val="24"/>
                <w:szCs w:val="24"/>
                <w:lang w:val="fr-SN"/>
              </w:rPr>
            </w:pPr>
            <w:r w:rsidRPr="007F74CA">
              <w:rPr>
                <w:rFonts w:ascii="Tahoma" w:hAnsi="Tahoma" w:cs="Tahoma"/>
                <w:sz w:val="24"/>
                <w:szCs w:val="24"/>
                <w:lang w:val="fr-SN"/>
              </w:rPr>
              <w:t>11 Domestique/enfant confié ou parent du domestique</w:t>
            </w:r>
          </w:p>
        </w:tc>
      </w:tr>
      <w:tr w:rsidR="008D5909" w:rsidRPr="007F74CA" w14:paraId="708267B9" w14:textId="77777777" w:rsidTr="008D5909">
        <w:trPr>
          <w:trHeight w:val="584"/>
        </w:trPr>
        <w:tc>
          <w:tcPr>
            <w:tcW w:w="980" w:type="dxa"/>
            <w:vAlign w:val="center"/>
          </w:tcPr>
          <w:p w14:paraId="629EA514" w14:textId="60087252" w:rsidR="008D5909" w:rsidRPr="007F74CA" w:rsidRDefault="008D5909" w:rsidP="00083169">
            <w:pPr>
              <w:widowControl w:val="0"/>
              <w:autoSpaceDE w:val="0"/>
              <w:autoSpaceDN w:val="0"/>
              <w:spacing w:line="240" w:lineRule="auto"/>
              <w:rPr>
                <w:rFonts w:ascii="Tahoma" w:hAnsi="Tahoma" w:cs="Tahoma"/>
                <w:sz w:val="24"/>
                <w:szCs w:val="24"/>
                <w:lang w:val="fr-SN"/>
              </w:rPr>
            </w:pPr>
            <w:r>
              <w:rPr>
                <w:rFonts w:ascii="Tahoma" w:hAnsi="Tahoma" w:cs="Tahoma"/>
                <w:sz w:val="24"/>
                <w:szCs w:val="24"/>
                <w:lang w:val="fr-SN"/>
              </w:rPr>
              <w:t>6.02</w:t>
            </w:r>
          </w:p>
        </w:tc>
        <w:tc>
          <w:tcPr>
            <w:tcW w:w="5760" w:type="dxa"/>
            <w:vAlign w:val="center"/>
          </w:tcPr>
          <w:p w14:paraId="7B2FCC80" w14:textId="5ED6F013" w:rsidR="008D5909" w:rsidRPr="007F74CA" w:rsidRDefault="008D5909" w:rsidP="00083169">
            <w:pPr>
              <w:widowControl w:val="0"/>
              <w:autoSpaceDE w:val="0"/>
              <w:autoSpaceDN w:val="0"/>
              <w:spacing w:line="240" w:lineRule="auto"/>
              <w:rPr>
                <w:rFonts w:ascii="Tahoma" w:hAnsi="Tahoma" w:cs="Tahoma"/>
                <w:sz w:val="24"/>
                <w:szCs w:val="24"/>
                <w:lang w:val="fr-SN"/>
              </w:rPr>
            </w:pPr>
            <w:r w:rsidRPr="007F74CA">
              <w:rPr>
                <w:rFonts w:ascii="Tahoma" w:hAnsi="Tahoma" w:cs="Tahoma"/>
                <w:color w:val="000000" w:themeColor="text1"/>
                <w:sz w:val="24"/>
                <w:szCs w:val="24"/>
              </w:rPr>
              <w:t>Résultat</w:t>
            </w:r>
            <w:r w:rsidRPr="007F74CA">
              <w:rPr>
                <w:rFonts w:ascii="Tahoma" w:hAnsi="Tahoma" w:cs="Tahoma"/>
                <w:color w:val="000000" w:themeColor="text1"/>
                <w:spacing w:val="-5"/>
                <w:sz w:val="24"/>
                <w:szCs w:val="24"/>
              </w:rPr>
              <w:t xml:space="preserve"> </w:t>
            </w:r>
            <w:r w:rsidRPr="007F74CA">
              <w:rPr>
                <w:rFonts w:ascii="Tahoma" w:hAnsi="Tahoma" w:cs="Tahoma"/>
                <w:color w:val="000000" w:themeColor="text1"/>
                <w:sz w:val="24"/>
                <w:szCs w:val="24"/>
              </w:rPr>
              <w:t>du</w:t>
            </w:r>
            <w:r w:rsidRPr="007F74CA">
              <w:rPr>
                <w:rFonts w:ascii="Tahoma" w:hAnsi="Tahoma" w:cs="Tahoma"/>
                <w:color w:val="000000" w:themeColor="text1"/>
                <w:spacing w:val="-5"/>
                <w:sz w:val="24"/>
                <w:szCs w:val="24"/>
              </w:rPr>
              <w:t xml:space="preserve"> </w:t>
            </w:r>
            <w:r w:rsidRPr="007F74CA">
              <w:rPr>
                <w:rFonts w:ascii="Tahoma" w:hAnsi="Tahoma" w:cs="Tahoma"/>
                <w:color w:val="000000" w:themeColor="text1"/>
                <w:spacing w:val="-2"/>
                <w:sz w:val="24"/>
                <w:szCs w:val="24"/>
              </w:rPr>
              <w:t>questionnaire</w:t>
            </w:r>
          </w:p>
        </w:tc>
        <w:tc>
          <w:tcPr>
            <w:tcW w:w="4770" w:type="dxa"/>
            <w:vAlign w:val="center"/>
          </w:tcPr>
          <w:p w14:paraId="49A8B690" w14:textId="77777777" w:rsidR="008D5909" w:rsidRDefault="008D5909" w:rsidP="00083169">
            <w:pPr>
              <w:widowControl w:val="0"/>
              <w:autoSpaceDE w:val="0"/>
              <w:autoSpaceDN w:val="0"/>
              <w:spacing w:after="0" w:line="240" w:lineRule="auto"/>
              <w:rPr>
                <w:rFonts w:ascii="Tahoma" w:hAnsi="Tahoma" w:cs="Tahoma"/>
                <w:sz w:val="24"/>
                <w:szCs w:val="24"/>
                <w:lang w:val="fr-SN"/>
              </w:rPr>
            </w:pPr>
            <w:r>
              <w:rPr>
                <w:rFonts w:ascii="Tahoma" w:hAnsi="Tahoma" w:cs="Tahoma"/>
                <w:sz w:val="24"/>
                <w:szCs w:val="24"/>
                <w:lang w:val="fr-SN"/>
              </w:rPr>
              <w:t>1 Complet</w:t>
            </w:r>
          </w:p>
          <w:p w14:paraId="4AC082FD" w14:textId="035B36D8" w:rsidR="008D5909" w:rsidRDefault="008D5909" w:rsidP="00083169">
            <w:pPr>
              <w:widowControl w:val="0"/>
              <w:autoSpaceDE w:val="0"/>
              <w:autoSpaceDN w:val="0"/>
              <w:spacing w:after="0" w:line="240" w:lineRule="auto"/>
              <w:rPr>
                <w:rFonts w:ascii="Tahoma" w:hAnsi="Tahoma" w:cs="Tahoma"/>
                <w:sz w:val="24"/>
                <w:szCs w:val="24"/>
                <w:lang w:val="fr-SN"/>
              </w:rPr>
            </w:pPr>
            <w:r>
              <w:rPr>
                <w:rFonts w:ascii="Tahoma" w:hAnsi="Tahoma" w:cs="Tahoma"/>
                <w:sz w:val="24"/>
                <w:szCs w:val="24"/>
                <w:lang w:val="fr-SN"/>
              </w:rPr>
              <w:t>2 Partiel</w:t>
            </w:r>
          </w:p>
          <w:p w14:paraId="5D53A441" w14:textId="77777777" w:rsidR="008D5909" w:rsidRDefault="008D5909" w:rsidP="00DF7B12">
            <w:pPr>
              <w:widowControl w:val="0"/>
              <w:autoSpaceDE w:val="0"/>
              <w:autoSpaceDN w:val="0"/>
              <w:spacing w:after="0" w:line="240" w:lineRule="auto"/>
              <w:jc w:val="center"/>
              <w:rPr>
                <w:rFonts w:ascii="Tahoma" w:hAnsi="Tahoma" w:cs="Tahoma"/>
                <w:color w:val="000000"/>
                <w:sz w:val="24"/>
                <w:szCs w:val="24"/>
              </w:rPr>
            </w:pPr>
            <w:r w:rsidRPr="007F74CA">
              <w:rPr>
                <w:rFonts w:ascii="Tahoma" w:hAnsi="Tahoma" w:cs="Tahoma"/>
                <w:color w:val="000000"/>
                <w:sz w:val="24"/>
                <w:szCs w:val="24"/>
              </w:rPr>
              <w:t>|_</w:t>
            </w:r>
            <w:r>
              <w:rPr>
                <w:rFonts w:ascii="Tahoma" w:hAnsi="Tahoma" w:cs="Tahoma"/>
                <w:color w:val="000000"/>
                <w:sz w:val="24"/>
                <w:szCs w:val="24"/>
              </w:rPr>
              <w:t>_</w:t>
            </w:r>
            <w:r w:rsidRPr="007F74CA">
              <w:rPr>
                <w:rFonts w:ascii="Tahoma" w:hAnsi="Tahoma" w:cs="Tahoma"/>
                <w:color w:val="000000"/>
                <w:sz w:val="24"/>
                <w:szCs w:val="24"/>
              </w:rPr>
              <w:t>|</w:t>
            </w:r>
          </w:p>
          <w:p w14:paraId="73C53B57" w14:textId="4194C520" w:rsidR="008D5909" w:rsidRPr="007F74CA" w:rsidRDefault="008D5909" w:rsidP="00083169">
            <w:pPr>
              <w:widowControl w:val="0"/>
              <w:autoSpaceDE w:val="0"/>
              <w:autoSpaceDN w:val="0"/>
              <w:spacing w:after="0" w:line="240" w:lineRule="auto"/>
              <w:rPr>
                <w:rFonts w:ascii="Tahoma" w:hAnsi="Tahoma" w:cs="Tahoma"/>
                <w:sz w:val="24"/>
                <w:szCs w:val="24"/>
                <w:lang w:val="fr-SN"/>
              </w:rPr>
            </w:pPr>
          </w:p>
        </w:tc>
      </w:tr>
    </w:tbl>
    <w:p w14:paraId="2F0E53DA" w14:textId="77777777" w:rsidR="008D5909" w:rsidRPr="00DF7B12" w:rsidRDefault="008D5909" w:rsidP="00144326">
      <w:pPr>
        <w:tabs>
          <w:tab w:val="left" w:pos="2060"/>
        </w:tabs>
        <w:rPr>
          <w:rFonts w:ascii="Tahoma" w:hAnsi="Tahoma" w:cs="Tahoma"/>
          <w:b/>
          <w:bCs/>
          <w:sz w:val="24"/>
          <w:lang w:val="fr-SN"/>
        </w:rPr>
      </w:pPr>
    </w:p>
    <w:p w14:paraId="1D3114E8" w14:textId="77777777" w:rsidR="008D5909" w:rsidRDefault="008D5909" w:rsidP="00144326">
      <w:pPr>
        <w:tabs>
          <w:tab w:val="left" w:pos="2060"/>
        </w:tabs>
        <w:rPr>
          <w:rFonts w:ascii="Tahoma" w:hAnsi="Tahoma" w:cs="Tahoma"/>
          <w:b/>
          <w:bCs/>
          <w:sz w:val="24"/>
          <w:lang w:val="fr-FR"/>
        </w:rPr>
      </w:pPr>
    </w:p>
    <w:p w14:paraId="33C80832" w14:textId="77777777" w:rsidR="008D5909" w:rsidRDefault="008D5909" w:rsidP="00144326">
      <w:pPr>
        <w:tabs>
          <w:tab w:val="left" w:pos="2060"/>
        </w:tabs>
        <w:rPr>
          <w:rFonts w:ascii="Tahoma" w:hAnsi="Tahoma" w:cs="Tahoma"/>
          <w:b/>
          <w:bCs/>
          <w:sz w:val="24"/>
          <w:lang w:val="fr-FR"/>
        </w:rPr>
      </w:pPr>
    </w:p>
    <w:p w14:paraId="1BEF3165" w14:textId="77777777" w:rsidR="008D5909" w:rsidRDefault="008D5909" w:rsidP="00144326">
      <w:pPr>
        <w:tabs>
          <w:tab w:val="left" w:pos="2060"/>
        </w:tabs>
        <w:rPr>
          <w:rFonts w:ascii="Tahoma" w:hAnsi="Tahoma" w:cs="Tahoma"/>
          <w:b/>
          <w:bCs/>
          <w:sz w:val="24"/>
          <w:lang w:val="fr-FR"/>
        </w:rPr>
      </w:pPr>
    </w:p>
    <w:p w14:paraId="2E81AAB5" w14:textId="77777777" w:rsidR="008D5909" w:rsidRDefault="008D5909" w:rsidP="00144326">
      <w:pPr>
        <w:tabs>
          <w:tab w:val="left" w:pos="2060"/>
        </w:tabs>
        <w:rPr>
          <w:rFonts w:ascii="Tahoma" w:hAnsi="Tahoma" w:cs="Tahoma"/>
          <w:b/>
          <w:bCs/>
          <w:sz w:val="24"/>
          <w:lang w:val="fr-FR"/>
        </w:rPr>
      </w:pPr>
    </w:p>
    <w:p w14:paraId="1521DAE5" w14:textId="77777777" w:rsidR="008D5909" w:rsidRDefault="008D5909" w:rsidP="00144326">
      <w:pPr>
        <w:tabs>
          <w:tab w:val="left" w:pos="2060"/>
        </w:tabs>
        <w:rPr>
          <w:rFonts w:ascii="Tahoma" w:hAnsi="Tahoma" w:cs="Tahoma"/>
          <w:b/>
          <w:bCs/>
          <w:sz w:val="24"/>
          <w:lang w:val="fr-FR"/>
        </w:rPr>
      </w:pPr>
    </w:p>
    <w:p w14:paraId="4ED73F6F" w14:textId="77777777" w:rsidR="008D5909" w:rsidRDefault="008D5909" w:rsidP="00144326">
      <w:pPr>
        <w:tabs>
          <w:tab w:val="left" w:pos="2060"/>
        </w:tabs>
        <w:rPr>
          <w:rFonts w:ascii="Tahoma" w:hAnsi="Tahoma" w:cs="Tahoma"/>
          <w:b/>
          <w:bCs/>
          <w:sz w:val="24"/>
          <w:lang w:val="fr-FR"/>
        </w:rPr>
      </w:pPr>
    </w:p>
    <w:p w14:paraId="72A8C5ED" w14:textId="4557F1E0" w:rsidR="008D5909" w:rsidRPr="00FE5FCB" w:rsidRDefault="008D5909" w:rsidP="00144326">
      <w:pPr>
        <w:tabs>
          <w:tab w:val="left" w:pos="2060"/>
        </w:tabs>
        <w:rPr>
          <w:rFonts w:ascii="Tahoma" w:hAnsi="Tahoma" w:cs="Tahoma"/>
          <w:b/>
          <w:bCs/>
          <w:sz w:val="24"/>
          <w:lang w:val="fr-FR"/>
        </w:rPr>
      </w:pPr>
    </w:p>
    <w:sectPr w:rsidR="008D5909" w:rsidRPr="00FE5FCB" w:rsidSect="00FE5FCB">
      <w:pgSz w:w="13530" w:h="19140"/>
      <w:pgMar w:top="851" w:right="0" w:bottom="1259" w:left="992"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 w:author="Ousseynou MBAYE" w:date="2024-11-22T11:14:00Z" w:initials="OM">
    <w:p w14:paraId="42D64379" w14:textId="74553613" w:rsidR="007728C5" w:rsidRPr="00734632" w:rsidRDefault="007728C5">
      <w:pPr>
        <w:pStyle w:val="Commentaire"/>
        <w:rPr>
          <w:lang w:val="fr-FR"/>
        </w:rPr>
      </w:pPr>
      <w:r>
        <w:rPr>
          <w:rStyle w:val="Marquedecommentaire"/>
        </w:rPr>
        <w:annotationRef/>
      </w:r>
      <w:r w:rsidRPr="00734632">
        <w:rPr>
          <w:lang w:val="fr-FR"/>
        </w:rPr>
        <w:t>Reprendre la même harmonization qu’on n</w:t>
      </w:r>
      <w:r>
        <w:rPr>
          <w:lang w:val="fr-FR"/>
        </w:rPr>
        <w:t>iveau global(EHCVM et RGPH)</w:t>
      </w:r>
    </w:p>
  </w:comment>
  <w:comment w:id="13" w:author="Ousseynou MBAYE" w:date="2024-11-22T11:19:00Z" w:initials="OM">
    <w:p w14:paraId="04087636" w14:textId="2025CD06" w:rsidR="007728C5" w:rsidRPr="00734632" w:rsidRDefault="007728C5">
      <w:pPr>
        <w:pStyle w:val="Commentaire"/>
        <w:rPr>
          <w:lang w:val="fr-FR"/>
        </w:rPr>
      </w:pPr>
      <w:r>
        <w:rPr>
          <w:rStyle w:val="Marquedecommentaire"/>
        </w:rPr>
        <w:annotationRef/>
      </w:r>
      <w:r w:rsidRPr="00734632">
        <w:rPr>
          <w:lang w:val="fr-FR"/>
        </w:rPr>
        <w:t>Réduire le nombre de modalités e</w:t>
      </w:r>
      <w:r>
        <w:rPr>
          <w:lang w:val="fr-FR"/>
        </w:rPr>
        <w:t>n prenant les modalités harmonisés.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2D64379" w15:done="1"/>
  <w15:commentEx w15:paraId="04087636"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944BD61" w16cid:durableId="2CD6E09A"/>
  <w16cid:commentId w16cid:paraId="42D64379" w16cid:durableId="280B7357"/>
  <w16cid:commentId w16cid:paraId="04087636" w16cid:durableId="0439623F"/>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15F3BC" w14:textId="77777777" w:rsidR="002C57AD" w:rsidRDefault="002C57AD" w:rsidP="00704802">
      <w:pPr>
        <w:spacing w:after="0" w:line="240" w:lineRule="auto"/>
      </w:pPr>
      <w:r>
        <w:separator/>
      </w:r>
    </w:p>
  </w:endnote>
  <w:endnote w:type="continuationSeparator" w:id="0">
    <w:p w14:paraId="0A3B8F06" w14:textId="77777777" w:rsidR="002C57AD" w:rsidRDefault="002C57AD" w:rsidP="007048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2DBFEA" w14:textId="77777777" w:rsidR="002C57AD" w:rsidRDefault="002C57AD" w:rsidP="00704802">
      <w:pPr>
        <w:spacing w:after="0" w:line="240" w:lineRule="auto"/>
      </w:pPr>
      <w:r>
        <w:separator/>
      </w:r>
    </w:p>
  </w:footnote>
  <w:footnote w:type="continuationSeparator" w:id="0">
    <w:p w14:paraId="4031472C" w14:textId="77777777" w:rsidR="002C57AD" w:rsidRDefault="002C57AD" w:rsidP="0070480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F13CC4"/>
    <w:multiLevelType w:val="hybridMultilevel"/>
    <w:tmpl w:val="C4407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14583C"/>
    <w:multiLevelType w:val="hybridMultilevel"/>
    <w:tmpl w:val="C380AC3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AE6B84"/>
    <w:multiLevelType w:val="hybridMultilevel"/>
    <w:tmpl w:val="E0F25E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C65E7F"/>
    <w:multiLevelType w:val="hybridMultilevel"/>
    <w:tmpl w:val="A2CE55F0"/>
    <w:lvl w:ilvl="0" w:tplc="49E666D0">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053A97"/>
    <w:multiLevelType w:val="hybridMultilevel"/>
    <w:tmpl w:val="0B90F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570386"/>
    <w:multiLevelType w:val="hybridMultilevel"/>
    <w:tmpl w:val="AAAADDD0"/>
    <w:lvl w:ilvl="0" w:tplc="84FC338A">
      <w:numFmt w:val="bullet"/>
      <w:lvlText w:val="-"/>
      <w:lvlJc w:val="left"/>
      <w:pPr>
        <w:ind w:left="720" w:hanging="360"/>
      </w:pPr>
      <w:rPr>
        <w:rFonts w:ascii="Arial" w:eastAsia="SimSu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E8A6EE3"/>
    <w:multiLevelType w:val="hybridMultilevel"/>
    <w:tmpl w:val="C1209358"/>
    <w:lvl w:ilvl="0" w:tplc="089C85C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ED357C4"/>
    <w:multiLevelType w:val="hybridMultilevel"/>
    <w:tmpl w:val="86FC08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9F0B9B"/>
    <w:multiLevelType w:val="hybridMultilevel"/>
    <w:tmpl w:val="2626ED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39E494D"/>
    <w:multiLevelType w:val="hybridMultilevel"/>
    <w:tmpl w:val="182A5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820239"/>
    <w:multiLevelType w:val="multilevel"/>
    <w:tmpl w:val="B2A0387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1C2C6B3D"/>
    <w:multiLevelType w:val="hybridMultilevel"/>
    <w:tmpl w:val="3AAC3232"/>
    <w:lvl w:ilvl="0" w:tplc="496287B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DAD33F7"/>
    <w:multiLevelType w:val="hybridMultilevel"/>
    <w:tmpl w:val="808AAA20"/>
    <w:lvl w:ilvl="0" w:tplc="280C0019">
      <w:start w:val="1"/>
      <w:numFmt w:val="lowerLetter"/>
      <w:lvlText w:val="%1."/>
      <w:lvlJc w:val="left"/>
      <w:pPr>
        <w:ind w:left="720" w:hanging="360"/>
      </w:p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13" w15:restartNumberingAfterBreak="0">
    <w:nsid w:val="1E294CAD"/>
    <w:multiLevelType w:val="multilevel"/>
    <w:tmpl w:val="7916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BB6DC9"/>
    <w:multiLevelType w:val="hybridMultilevel"/>
    <w:tmpl w:val="1CA66946"/>
    <w:lvl w:ilvl="0" w:tplc="826CE6BC">
      <w:start w:val="1"/>
      <w:numFmt w:val="decimal"/>
      <w:lvlText w:val="%1.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2226354E"/>
    <w:multiLevelType w:val="hybridMultilevel"/>
    <w:tmpl w:val="54D62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5524DC"/>
    <w:multiLevelType w:val="hybridMultilevel"/>
    <w:tmpl w:val="F968A9C2"/>
    <w:lvl w:ilvl="0" w:tplc="003070AA">
      <w:start w:val="1"/>
      <w:numFmt w:val="lowerLetter"/>
      <w:lvlText w:val="%1."/>
      <w:lvlJc w:val="left"/>
      <w:pPr>
        <w:ind w:left="720" w:hanging="360"/>
      </w:pPr>
      <w:rPr>
        <w:rFonts w:ascii="Tahoma" w:eastAsia="Times New Roman" w:hAnsi="Tahoma" w:cs="Tahom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CC6467"/>
    <w:multiLevelType w:val="hybridMultilevel"/>
    <w:tmpl w:val="40C8C28A"/>
    <w:lvl w:ilvl="0" w:tplc="1CD0BED4">
      <w:start w:val="1"/>
      <w:numFmt w:val="decimal"/>
      <w:pStyle w:val="MonTitre1"/>
      <w:lvlText w:val="I.%1"/>
      <w:lvlJc w:val="right"/>
      <w:pPr>
        <w:ind w:left="1800" w:hanging="360"/>
      </w:pPr>
      <w:rPr>
        <w:rFonts w:hint="default"/>
      </w:rPr>
    </w:lvl>
    <w:lvl w:ilvl="1" w:tplc="040C0019" w:tentative="1">
      <w:start w:val="1"/>
      <w:numFmt w:val="lowerLetter"/>
      <w:pStyle w:val="MonTitre1"/>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18" w15:restartNumberingAfterBreak="0">
    <w:nsid w:val="2F371B3A"/>
    <w:multiLevelType w:val="hybridMultilevel"/>
    <w:tmpl w:val="79308CFA"/>
    <w:lvl w:ilvl="0" w:tplc="C86C95E8">
      <w:start w:val="1"/>
      <w:numFmt w:val="upperRoman"/>
      <w:lvlText w:val="%1.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2FC262FE"/>
    <w:multiLevelType w:val="hybridMultilevel"/>
    <w:tmpl w:val="DBB424BC"/>
    <w:lvl w:ilvl="0" w:tplc="9C68D5F2">
      <w:start w:val="1"/>
      <w:numFmt w:val="decimal"/>
      <w:pStyle w:val="Montitre6"/>
      <w:lvlText w:val="VI.%1"/>
      <w:lvlJc w:val="right"/>
      <w:pPr>
        <w:ind w:left="2160" w:hanging="360"/>
      </w:pPr>
      <w:rPr>
        <w:rFonts w:hint="default"/>
      </w:rPr>
    </w:lvl>
    <w:lvl w:ilvl="1" w:tplc="040C0019">
      <w:start w:val="1"/>
      <w:numFmt w:val="lowerLetter"/>
      <w:pStyle w:val="Montitre6"/>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20" w15:restartNumberingAfterBreak="0">
    <w:nsid w:val="30C23115"/>
    <w:multiLevelType w:val="hybridMultilevel"/>
    <w:tmpl w:val="F4808598"/>
    <w:lvl w:ilvl="0" w:tplc="698241D0">
      <w:start w:val="1"/>
      <w:numFmt w:val="upperRoman"/>
      <w:lvlText w:val="%1."/>
      <w:lvlJc w:val="left"/>
      <w:pPr>
        <w:ind w:left="1080" w:hanging="72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1540B2"/>
    <w:multiLevelType w:val="hybridMultilevel"/>
    <w:tmpl w:val="672EDE2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4E731F2"/>
    <w:multiLevelType w:val="hybridMultilevel"/>
    <w:tmpl w:val="7AF0CCAE"/>
    <w:lvl w:ilvl="0" w:tplc="D1FE94A8">
      <w:start w:val="9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3E0368"/>
    <w:multiLevelType w:val="hybridMultilevel"/>
    <w:tmpl w:val="B6846224"/>
    <w:lvl w:ilvl="0" w:tplc="67EC5A4E">
      <w:start w:val="1"/>
      <w:numFmt w:val="upperLetter"/>
      <w:lvlText w:val="%1"/>
      <w:lvlJc w:val="left"/>
      <w:pPr>
        <w:ind w:left="635" w:hanging="467"/>
      </w:pPr>
      <w:rPr>
        <w:rFonts w:ascii="Arial Narrow" w:eastAsia="Arial Narrow" w:hAnsi="Arial Narrow" w:cs="Arial Narrow" w:hint="default"/>
        <w:b/>
        <w:bCs/>
        <w:i w:val="0"/>
        <w:iCs w:val="0"/>
        <w:w w:val="100"/>
        <w:sz w:val="18"/>
        <w:szCs w:val="18"/>
        <w:lang w:val="fr-FR" w:eastAsia="en-US" w:bidi="ar-SA"/>
      </w:rPr>
    </w:lvl>
    <w:lvl w:ilvl="1" w:tplc="E282344E">
      <w:numFmt w:val="bullet"/>
      <w:lvlText w:val="•"/>
      <w:lvlJc w:val="left"/>
      <w:pPr>
        <w:ind w:left="2087" w:hanging="467"/>
      </w:pPr>
      <w:rPr>
        <w:rFonts w:hint="default"/>
        <w:lang w:val="fr-FR" w:eastAsia="en-US" w:bidi="ar-SA"/>
      </w:rPr>
    </w:lvl>
    <w:lvl w:ilvl="2" w:tplc="F7AC2C54">
      <w:numFmt w:val="bullet"/>
      <w:lvlText w:val="•"/>
      <w:lvlJc w:val="left"/>
      <w:pPr>
        <w:ind w:left="3535" w:hanging="467"/>
      </w:pPr>
      <w:rPr>
        <w:rFonts w:hint="default"/>
        <w:lang w:val="fr-FR" w:eastAsia="en-US" w:bidi="ar-SA"/>
      </w:rPr>
    </w:lvl>
    <w:lvl w:ilvl="3" w:tplc="ECF4126E">
      <w:numFmt w:val="bullet"/>
      <w:lvlText w:val="•"/>
      <w:lvlJc w:val="left"/>
      <w:pPr>
        <w:ind w:left="4983" w:hanging="467"/>
      </w:pPr>
      <w:rPr>
        <w:rFonts w:hint="default"/>
        <w:lang w:val="fr-FR" w:eastAsia="en-US" w:bidi="ar-SA"/>
      </w:rPr>
    </w:lvl>
    <w:lvl w:ilvl="4" w:tplc="5142C10C">
      <w:numFmt w:val="bullet"/>
      <w:lvlText w:val="•"/>
      <w:lvlJc w:val="left"/>
      <w:pPr>
        <w:ind w:left="6430" w:hanging="467"/>
      </w:pPr>
      <w:rPr>
        <w:rFonts w:hint="default"/>
        <w:lang w:val="fr-FR" w:eastAsia="en-US" w:bidi="ar-SA"/>
      </w:rPr>
    </w:lvl>
    <w:lvl w:ilvl="5" w:tplc="A09AD916">
      <w:numFmt w:val="bullet"/>
      <w:lvlText w:val="•"/>
      <w:lvlJc w:val="left"/>
      <w:pPr>
        <w:ind w:left="7878" w:hanging="467"/>
      </w:pPr>
      <w:rPr>
        <w:rFonts w:hint="default"/>
        <w:lang w:val="fr-FR" w:eastAsia="en-US" w:bidi="ar-SA"/>
      </w:rPr>
    </w:lvl>
    <w:lvl w:ilvl="6" w:tplc="B042764A">
      <w:numFmt w:val="bullet"/>
      <w:lvlText w:val="•"/>
      <w:lvlJc w:val="left"/>
      <w:pPr>
        <w:ind w:left="9326" w:hanging="467"/>
      </w:pPr>
      <w:rPr>
        <w:rFonts w:hint="default"/>
        <w:lang w:val="fr-FR" w:eastAsia="en-US" w:bidi="ar-SA"/>
      </w:rPr>
    </w:lvl>
    <w:lvl w:ilvl="7" w:tplc="6F9667F8">
      <w:numFmt w:val="bullet"/>
      <w:lvlText w:val="•"/>
      <w:lvlJc w:val="left"/>
      <w:pPr>
        <w:ind w:left="10774" w:hanging="467"/>
      </w:pPr>
      <w:rPr>
        <w:rFonts w:hint="default"/>
        <w:lang w:val="fr-FR" w:eastAsia="en-US" w:bidi="ar-SA"/>
      </w:rPr>
    </w:lvl>
    <w:lvl w:ilvl="8" w:tplc="190EB2B4">
      <w:numFmt w:val="bullet"/>
      <w:lvlText w:val="•"/>
      <w:lvlJc w:val="left"/>
      <w:pPr>
        <w:ind w:left="12221" w:hanging="467"/>
      </w:pPr>
      <w:rPr>
        <w:rFonts w:hint="default"/>
        <w:lang w:val="fr-FR" w:eastAsia="en-US" w:bidi="ar-SA"/>
      </w:rPr>
    </w:lvl>
  </w:abstractNum>
  <w:abstractNum w:abstractNumId="24" w15:restartNumberingAfterBreak="0">
    <w:nsid w:val="39EE150D"/>
    <w:multiLevelType w:val="hybridMultilevel"/>
    <w:tmpl w:val="E59E9CCC"/>
    <w:lvl w:ilvl="0" w:tplc="B9CC5054">
      <w:start w:val="1"/>
      <w:numFmt w:val="lowerLetter"/>
      <w:lvlText w:val="%1."/>
      <w:lvlJc w:val="left"/>
      <w:pPr>
        <w:ind w:left="720" w:hanging="360"/>
      </w:pPr>
      <w:rPr>
        <w:rFonts w:ascii="Tahoma" w:eastAsia="Times New Roman" w:hAnsi="Tahoma" w:cs="Tahom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2E4153"/>
    <w:multiLevelType w:val="multilevel"/>
    <w:tmpl w:val="040C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EF0469A"/>
    <w:multiLevelType w:val="hybridMultilevel"/>
    <w:tmpl w:val="9D9CD248"/>
    <w:lvl w:ilvl="0" w:tplc="FC480900">
      <w:start w:val="1"/>
      <w:numFmt w:val="decimal"/>
      <w:pStyle w:val="MonTitre5"/>
      <w:lvlText w:val="V.%1"/>
      <w:lvlJc w:val="right"/>
      <w:pPr>
        <w:ind w:left="1800" w:hanging="360"/>
      </w:pPr>
      <w:rPr>
        <w:rFonts w:hint="default"/>
      </w:rPr>
    </w:lvl>
    <w:lvl w:ilvl="1" w:tplc="040C0019" w:tentative="1">
      <w:start w:val="1"/>
      <w:numFmt w:val="lowerLetter"/>
      <w:pStyle w:val="MonTitre5"/>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27" w15:restartNumberingAfterBreak="0">
    <w:nsid w:val="45674EE3"/>
    <w:multiLevelType w:val="multilevel"/>
    <w:tmpl w:val="7646EBA0"/>
    <w:lvl w:ilvl="0">
      <w:start w:val="1"/>
      <w:numFmt w:val="decimal"/>
      <w:lvlText w:val="%1."/>
      <w:lvlJc w:val="left"/>
      <w:pPr>
        <w:ind w:left="360" w:hanging="360"/>
      </w:pPr>
      <w:rPr>
        <w:rFonts w:hint="default"/>
      </w:rPr>
    </w:lvl>
    <w:lvl w:ilvl="1">
      <w:start w:val="1"/>
      <w:numFmt w:val="decimal"/>
      <w:pStyle w:val="MonTitre3"/>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8983C6C"/>
    <w:multiLevelType w:val="hybridMultilevel"/>
    <w:tmpl w:val="536E3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9E0D0C"/>
    <w:multiLevelType w:val="hybridMultilevel"/>
    <w:tmpl w:val="CC9641A6"/>
    <w:lvl w:ilvl="0" w:tplc="FBD6CEBA">
      <w:start w:val="1"/>
      <w:numFmt w:val="lowerLetter"/>
      <w:lvlText w:val="%1."/>
      <w:lvlJc w:val="left"/>
      <w:pPr>
        <w:ind w:left="720" w:hanging="360"/>
      </w:pPr>
      <w:rPr>
        <w:rFonts w:ascii="Tahoma" w:eastAsia="Times New Roman" w:hAnsi="Tahoma" w:cs="Tahom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9DE0C5C"/>
    <w:multiLevelType w:val="hybridMultilevel"/>
    <w:tmpl w:val="81AAEE92"/>
    <w:lvl w:ilvl="0" w:tplc="040C001B">
      <w:start w:val="1"/>
      <w:numFmt w:val="lowerRoman"/>
      <w:lvlText w:val="%1."/>
      <w:lvlJc w:val="righ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4AE443AB"/>
    <w:multiLevelType w:val="hybridMultilevel"/>
    <w:tmpl w:val="6D306B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CD53B7A"/>
    <w:multiLevelType w:val="hybridMultilevel"/>
    <w:tmpl w:val="03E4BC3C"/>
    <w:lvl w:ilvl="0" w:tplc="84FC338A">
      <w:numFmt w:val="bullet"/>
      <w:lvlText w:val="-"/>
      <w:lvlJc w:val="left"/>
      <w:pPr>
        <w:ind w:left="360" w:hanging="360"/>
      </w:pPr>
      <w:rPr>
        <w:rFonts w:ascii="Arial" w:eastAsia="SimSun" w:hAnsi="Arial" w:cs="Aria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3" w15:restartNumberingAfterBreak="0">
    <w:nsid w:val="4E444086"/>
    <w:multiLevelType w:val="hybridMultilevel"/>
    <w:tmpl w:val="229E7BCA"/>
    <w:lvl w:ilvl="0" w:tplc="84FC338A">
      <w:numFmt w:val="bullet"/>
      <w:lvlText w:val="-"/>
      <w:lvlJc w:val="left"/>
      <w:pPr>
        <w:ind w:left="720" w:hanging="360"/>
      </w:pPr>
      <w:rPr>
        <w:rFonts w:ascii="Arial" w:eastAsia="SimSu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23042C2"/>
    <w:multiLevelType w:val="hybridMultilevel"/>
    <w:tmpl w:val="81AAEE92"/>
    <w:lvl w:ilvl="0" w:tplc="040C001B">
      <w:start w:val="1"/>
      <w:numFmt w:val="lowerRoman"/>
      <w:lvlText w:val="%1."/>
      <w:lvlJc w:val="righ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49C20D1"/>
    <w:multiLevelType w:val="hybridMultilevel"/>
    <w:tmpl w:val="A812582E"/>
    <w:lvl w:ilvl="0" w:tplc="39F84B2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605F5EBB"/>
    <w:multiLevelType w:val="hybridMultilevel"/>
    <w:tmpl w:val="C380AC34"/>
    <w:lvl w:ilvl="0" w:tplc="C36ECA34">
      <w:start w:val="1"/>
      <w:numFmt w:val="lowerRoman"/>
      <w:lvlText w:val="%1."/>
      <w:lvlJc w:val="left"/>
      <w:pPr>
        <w:ind w:left="1080" w:hanging="720"/>
      </w:pPr>
      <w:rPr>
        <w:rFonts w:hint="default"/>
      </w:r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37" w15:restartNumberingAfterBreak="0">
    <w:nsid w:val="60946B83"/>
    <w:multiLevelType w:val="multilevel"/>
    <w:tmpl w:val="CC1E480C"/>
    <w:lvl w:ilvl="0">
      <w:start w:val="1"/>
      <w:numFmt w:val="decimal"/>
      <w:pStyle w:val="Titre1"/>
      <w:suff w:val="space"/>
      <w:lvlText w:val="%1."/>
      <w:lvlJc w:val="left"/>
      <w:pPr>
        <w:ind w:left="360" w:hanging="360"/>
      </w:pPr>
      <w:rPr>
        <w:rFonts w:hint="default"/>
      </w:rPr>
    </w:lvl>
    <w:lvl w:ilvl="1">
      <w:start w:val="1"/>
      <w:numFmt w:val="decimal"/>
      <w:pStyle w:val="Titre2"/>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8" w15:restartNumberingAfterBreak="0">
    <w:nsid w:val="622575AB"/>
    <w:multiLevelType w:val="hybridMultilevel"/>
    <w:tmpl w:val="EC948D2A"/>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623D0CB5"/>
    <w:multiLevelType w:val="hybridMultilevel"/>
    <w:tmpl w:val="40461B8E"/>
    <w:lvl w:ilvl="0" w:tplc="280C000F">
      <w:start w:val="1"/>
      <w:numFmt w:val="decimal"/>
      <w:lvlText w:val="%1."/>
      <w:lvlJc w:val="left"/>
      <w:pPr>
        <w:ind w:left="1080" w:hanging="360"/>
      </w:pPr>
    </w:lvl>
    <w:lvl w:ilvl="1" w:tplc="280C0019" w:tentative="1">
      <w:start w:val="1"/>
      <w:numFmt w:val="lowerLetter"/>
      <w:lvlText w:val="%2."/>
      <w:lvlJc w:val="left"/>
      <w:pPr>
        <w:ind w:left="1800" w:hanging="360"/>
      </w:pPr>
    </w:lvl>
    <w:lvl w:ilvl="2" w:tplc="280C001B" w:tentative="1">
      <w:start w:val="1"/>
      <w:numFmt w:val="lowerRoman"/>
      <w:lvlText w:val="%3."/>
      <w:lvlJc w:val="right"/>
      <w:pPr>
        <w:ind w:left="2520" w:hanging="180"/>
      </w:pPr>
    </w:lvl>
    <w:lvl w:ilvl="3" w:tplc="280C000F" w:tentative="1">
      <w:start w:val="1"/>
      <w:numFmt w:val="decimal"/>
      <w:lvlText w:val="%4."/>
      <w:lvlJc w:val="left"/>
      <w:pPr>
        <w:ind w:left="3240" w:hanging="360"/>
      </w:pPr>
    </w:lvl>
    <w:lvl w:ilvl="4" w:tplc="280C0019" w:tentative="1">
      <w:start w:val="1"/>
      <w:numFmt w:val="lowerLetter"/>
      <w:lvlText w:val="%5."/>
      <w:lvlJc w:val="left"/>
      <w:pPr>
        <w:ind w:left="3960" w:hanging="360"/>
      </w:pPr>
    </w:lvl>
    <w:lvl w:ilvl="5" w:tplc="280C001B" w:tentative="1">
      <w:start w:val="1"/>
      <w:numFmt w:val="lowerRoman"/>
      <w:lvlText w:val="%6."/>
      <w:lvlJc w:val="right"/>
      <w:pPr>
        <w:ind w:left="4680" w:hanging="180"/>
      </w:pPr>
    </w:lvl>
    <w:lvl w:ilvl="6" w:tplc="280C000F" w:tentative="1">
      <w:start w:val="1"/>
      <w:numFmt w:val="decimal"/>
      <w:lvlText w:val="%7."/>
      <w:lvlJc w:val="left"/>
      <w:pPr>
        <w:ind w:left="5400" w:hanging="360"/>
      </w:pPr>
    </w:lvl>
    <w:lvl w:ilvl="7" w:tplc="280C0019" w:tentative="1">
      <w:start w:val="1"/>
      <w:numFmt w:val="lowerLetter"/>
      <w:lvlText w:val="%8."/>
      <w:lvlJc w:val="left"/>
      <w:pPr>
        <w:ind w:left="6120" w:hanging="360"/>
      </w:pPr>
    </w:lvl>
    <w:lvl w:ilvl="8" w:tplc="280C001B" w:tentative="1">
      <w:start w:val="1"/>
      <w:numFmt w:val="lowerRoman"/>
      <w:lvlText w:val="%9."/>
      <w:lvlJc w:val="right"/>
      <w:pPr>
        <w:ind w:left="6840" w:hanging="180"/>
      </w:pPr>
    </w:lvl>
  </w:abstractNum>
  <w:abstractNum w:abstractNumId="40" w15:restartNumberingAfterBreak="0">
    <w:nsid w:val="681B12D6"/>
    <w:multiLevelType w:val="hybridMultilevel"/>
    <w:tmpl w:val="9E0CD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93735C6"/>
    <w:multiLevelType w:val="hybridMultilevel"/>
    <w:tmpl w:val="3A704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09F539F"/>
    <w:multiLevelType w:val="hybridMultilevel"/>
    <w:tmpl w:val="E4F0737E"/>
    <w:lvl w:ilvl="0" w:tplc="280C000F">
      <w:start w:val="1"/>
      <w:numFmt w:val="decimal"/>
      <w:lvlText w:val="%1."/>
      <w:lvlJc w:val="left"/>
      <w:pPr>
        <w:ind w:left="720" w:hanging="360"/>
      </w:pPr>
      <w:rPr>
        <w:rFonts w:hint="default"/>
      </w:r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43" w15:restartNumberingAfterBreak="0">
    <w:nsid w:val="72864032"/>
    <w:multiLevelType w:val="hybridMultilevel"/>
    <w:tmpl w:val="1BCCA9C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44" w15:restartNumberingAfterBreak="0">
    <w:nsid w:val="72A6147B"/>
    <w:multiLevelType w:val="hybridMultilevel"/>
    <w:tmpl w:val="BBAAFD50"/>
    <w:lvl w:ilvl="0" w:tplc="064621CC">
      <w:start w:val="1"/>
      <w:numFmt w:val="decimal"/>
      <w:pStyle w:val="Montitre2"/>
      <w:lvlText w:val="II.%1"/>
      <w:lvlJc w:val="right"/>
      <w:pPr>
        <w:ind w:left="1800" w:hanging="360"/>
      </w:pPr>
      <w:rPr>
        <w:rFonts w:hint="default"/>
      </w:rPr>
    </w:lvl>
    <w:lvl w:ilvl="1" w:tplc="040C0019" w:tentative="1">
      <w:start w:val="1"/>
      <w:numFmt w:val="lowerLetter"/>
      <w:pStyle w:val="Montitre2"/>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45" w15:restartNumberingAfterBreak="0">
    <w:nsid w:val="743908DF"/>
    <w:multiLevelType w:val="hybridMultilevel"/>
    <w:tmpl w:val="D9A05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A4F794F"/>
    <w:multiLevelType w:val="hybridMultilevel"/>
    <w:tmpl w:val="3D22C2A2"/>
    <w:lvl w:ilvl="0" w:tplc="84FC338A">
      <w:numFmt w:val="bullet"/>
      <w:lvlText w:val="-"/>
      <w:lvlJc w:val="left"/>
      <w:pPr>
        <w:ind w:left="720" w:hanging="360"/>
      </w:pPr>
      <w:rPr>
        <w:rFonts w:ascii="Arial" w:eastAsia="SimSun" w:hAnsi="Arial" w:cs="Arial"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47" w15:restartNumberingAfterBreak="0">
    <w:nsid w:val="7B096013"/>
    <w:multiLevelType w:val="hybridMultilevel"/>
    <w:tmpl w:val="6A468DFC"/>
    <w:lvl w:ilvl="0" w:tplc="4F642326">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7D446331"/>
    <w:multiLevelType w:val="hybridMultilevel"/>
    <w:tmpl w:val="B0008130"/>
    <w:lvl w:ilvl="0" w:tplc="B3B82E7C">
      <w:start w:val="1"/>
      <w:numFmt w:val="lowerLetter"/>
      <w:lvlText w:val="%1."/>
      <w:lvlJc w:val="left"/>
      <w:pPr>
        <w:ind w:left="720" w:hanging="360"/>
      </w:pPr>
      <w:rPr>
        <w:rFonts w:ascii="Tahoma" w:eastAsia="Times New Roman" w:hAnsi="Tahoma" w:cs="Tahom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7"/>
  </w:num>
  <w:num w:numId="2">
    <w:abstractNumId w:val="47"/>
  </w:num>
  <w:num w:numId="3">
    <w:abstractNumId w:val="47"/>
  </w:num>
  <w:num w:numId="4">
    <w:abstractNumId w:val="14"/>
  </w:num>
  <w:num w:numId="5">
    <w:abstractNumId w:val="18"/>
  </w:num>
  <w:num w:numId="6">
    <w:abstractNumId w:val="37"/>
  </w:num>
  <w:num w:numId="7">
    <w:abstractNumId w:val="37"/>
  </w:num>
  <w:num w:numId="8">
    <w:abstractNumId w:val="37"/>
  </w:num>
  <w:num w:numId="9">
    <w:abstractNumId w:val="10"/>
  </w:num>
  <w:num w:numId="10">
    <w:abstractNumId w:val="37"/>
  </w:num>
  <w:num w:numId="11">
    <w:abstractNumId w:val="37"/>
  </w:num>
  <w:num w:numId="12">
    <w:abstractNumId w:val="5"/>
  </w:num>
  <w:num w:numId="13">
    <w:abstractNumId w:val="3"/>
  </w:num>
  <w:num w:numId="14">
    <w:abstractNumId w:val="43"/>
  </w:num>
  <w:num w:numId="15">
    <w:abstractNumId w:val="20"/>
  </w:num>
  <w:num w:numId="16">
    <w:abstractNumId w:val="6"/>
  </w:num>
  <w:num w:numId="17">
    <w:abstractNumId w:val="13"/>
  </w:num>
  <w:num w:numId="18">
    <w:abstractNumId w:val="35"/>
  </w:num>
  <w:num w:numId="19">
    <w:abstractNumId w:val="34"/>
  </w:num>
  <w:num w:numId="20">
    <w:abstractNumId w:val="21"/>
  </w:num>
  <w:num w:numId="21">
    <w:abstractNumId w:val="11"/>
  </w:num>
  <w:num w:numId="22">
    <w:abstractNumId w:val="27"/>
  </w:num>
  <w:num w:numId="23">
    <w:abstractNumId w:val="27"/>
  </w:num>
  <w:num w:numId="24">
    <w:abstractNumId w:val="25"/>
  </w:num>
  <w:num w:numId="25">
    <w:abstractNumId w:val="19"/>
  </w:num>
  <w:num w:numId="26">
    <w:abstractNumId w:val="44"/>
  </w:num>
  <w:num w:numId="27">
    <w:abstractNumId w:val="17"/>
  </w:num>
  <w:num w:numId="28">
    <w:abstractNumId w:val="26"/>
  </w:num>
  <w:num w:numId="29">
    <w:abstractNumId w:val="38"/>
  </w:num>
  <w:num w:numId="30">
    <w:abstractNumId w:val="30"/>
  </w:num>
  <w:num w:numId="31">
    <w:abstractNumId w:val="37"/>
  </w:num>
  <w:num w:numId="32">
    <w:abstractNumId w:val="37"/>
  </w:num>
  <w:num w:numId="33">
    <w:abstractNumId w:val="37"/>
  </w:num>
  <w:num w:numId="34">
    <w:abstractNumId w:val="37"/>
  </w:num>
  <w:num w:numId="35">
    <w:abstractNumId w:val="37"/>
  </w:num>
  <w:num w:numId="36">
    <w:abstractNumId w:val="37"/>
  </w:num>
  <w:num w:numId="37">
    <w:abstractNumId w:val="27"/>
  </w:num>
  <w:num w:numId="38">
    <w:abstractNumId w:val="27"/>
  </w:num>
  <w:num w:numId="39">
    <w:abstractNumId w:val="27"/>
  </w:num>
  <w:num w:numId="40">
    <w:abstractNumId w:val="27"/>
  </w:num>
  <w:num w:numId="41">
    <w:abstractNumId w:val="27"/>
  </w:num>
  <w:num w:numId="42">
    <w:abstractNumId w:val="27"/>
  </w:num>
  <w:num w:numId="43">
    <w:abstractNumId w:val="27"/>
  </w:num>
  <w:num w:numId="44">
    <w:abstractNumId w:val="27"/>
  </w:num>
  <w:num w:numId="45">
    <w:abstractNumId w:val="27"/>
  </w:num>
  <w:num w:numId="46">
    <w:abstractNumId w:val="27"/>
  </w:num>
  <w:num w:numId="47">
    <w:abstractNumId w:val="27"/>
  </w:num>
  <w:num w:numId="48">
    <w:abstractNumId w:val="27"/>
  </w:num>
  <w:num w:numId="49">
    <w:abstractNumId w:val="33"/>
  </w:num>
  <w:num w:numId="50">
    <w:abstractNumId w:val="37"/>
  </w:num>
  <w:num w:numId="51">
    <w:abstractNumId w:val="37"/>
  </w:num>
  <w:num w:numId="52">
    <w:abstractNumId w:val="37"/>
  </w:num>
  <w:num w:numId="53">
    <w:abstractNumId w:val="37"/>
  </w:num>
  <w:num w:numId="54">
    <w:abstractNumId w:val="37"/>
  </w:num>
  <w:num w:numId="55">
    <w:abstractNumId w:val="37"/>
  </w:num>
  <w:num w:numId="56">
    <w:abstractNumId w:val="37"/>
  </w:num>
  <w:num w:numId="57">
    <w:abstractNumId w:val="37"/>
  </w:num>
  <w:num w:numId="58">
    <w:abstractNumId w:val="37"/>
  </w:num>
  <w:num w:numId="59">
    <w:abstractNumId w:val="37"/>
  </w:num>
  <w:num w:numId="60">
    <w:abstractNumId w:val="37"/>
  </w:num>
  <w:num w:numId="61">
    <w:abstractNumId w:val="32"/>
  </w:num>
  <w:num w:numId="62">
    <w:abstractNumId w:val="37"/>
  </w:num>
  <w:num w:numId="63">
    <w:abstractNumId w:val="27"/>
  </w:num>
  <w:num w:numId="64">
    <w:abstractNumId w:val="27"/>
  </w:num>
  <w:num w:numId="65">
    <w:abstractNumId w:val="27"/>
  </w:num>
  <w:num w:numId="66">
    <w:abstractNumId w:val="27"/>
  </w:num>
  <w:num w:numId="67">
    <w:abstractNumId w:val="36"/>
  </w:num>
  <w:num w:numId="68">
    <w:abstractNumId w:val="1"/>
  </w:num>
  <w:num w:numId="69">
    <w:abstractNumId w:val="37"/>
  </w:num>
  <w:num w:numId="70">
    <w:abstractNumId w:val="37"/>
  </w:num>
  <w:num w:numId="71">
    <w:abstractNumId w:val="46"/>
  </w:num>
  <w:num w:numId="72">
    <w:abstractNumId w:val="39"/>
  </w:num>
  <w:num w:numId="73">
    <w:abstractNumId w:val="37"/>
  </w:num>
  <w:num w:numId="74">
    <w:abstractNumId w:val="37"/>
  </w:num>
  <w:num w:numId="75">
    <w:abstractNumId w:val="37"/>
  </w:num>
  <w:num w:numId="76">
    <w:abstractNumId w:val="23"/>
  </w:num>
  <w:num w:numId="77">
    <w:abstractNumId w:val="42"/>
  </w:num>
  <w:num w:numId="7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37"/>
  </w:num>
  <w:num w:numId="80">
    <w:abstractNumId w:val="37"/>
  </w:num>
  <w:num w:numId="81">
    <w:abstractNumId w:val="37"/>
  </w:num>
  <w:num w:numId="82">
    <w:abstractNumId w:val="37"/>
  </w:num>
  <w:num w:numId="83">
    <w:abstractNumId w:val="37"/>
  </w:num>
  <w:num w:numId="84">
    <w:abstractNumId w:val="37"/>
  </w:num>
  <w:num w:numId="85">
    <w:abstractNumId w:val="37"/>
  </w:num>
  <w:num w:numId="86">
    <w:abstractNumId w:val="37"/>
  </w:num>
  <w:num w:numId="87">
    <w:abstractNumId w:val="45"/>
  </w:num>
  <w:num w:numId="88">
    <w:abstractNumId w:val="31"/>
  </w:num>
  <w:num w:numId="89">
    <w:abstractNumId w:val="9"/>
  </w:num>
  <w:num w:numId="90">
    <w:abstractNumId w:val="8"/>
  </w:num>
  <w:num w:numId="91">
    <w:abstractNumId w:val="40"/>
  </w:num>
  <w:num w:numId="92">
    <w:abstractNumId w:val="15"/>
  </w:num>
  <w:num w:numId="93">
    <w:abstractNumId w:val="29"/>
  </w:num>
  <w:num w:numId="94">
    <w:abstractNumId w:val="48"/>
  </w:num>
  <w:num w:numId="95">
    <w:abstractNumId w:val="16"/>
  </w:num>
  <w:num w:numId="96">
    <w:abstractNumId w:val="41"/>
  </w:num>
  <w:num w:numId="97">
    <w:abstractNumId w:val="4"/>
  </w:num>
  <w:num w:numId="98">
    <w:abstractNumId w:val="24"/>
  </w:num>
  <w:num w:numId="99">
    <w:abstractNumId w:val="0"/>
  </w:num>
  <w:num w:numId="100">
    <w:abstractNumId w:val="28"/>
  </w:num>
  <w:num w:numId="101">
    <w:abstractNumId w:val="2"/>
  </w:num>
  <w:num w:numId="102">
    <w:abstractNumId w:val="12"/>
  </w:num>
  <w:num w:numId="103">
    <w:abstractNumId w:val="22"/>
  </w:num>
  <w:num w:numId="104">
    <w:abstractNumId w:val="7"/>
  </w:num>
  <w:numIdMacAtCleanup w:val="97"/>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Ousseynou MBAYE">
    <w15:presenceInfo w15:providerId="AD" w15:userId="S-1-5-21-2627762863-860245938-965576809-50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4A30"/>
    <w:rsid w:val="00022470"/>
    <w:rsid w:val="00023468"/>
    <w:rsid w:val="00054390"/>
    <w:rsid w:val="00061C77"/>
    <w:rsid w:val="00061FE5"/>
    <w:rsid w:val="00063735"/>
    <w:rsid w:val="000645DD"/>
    <w:rsid w:val="0006637C"/>
    <w:rsid w:val="000706C2"/>
    <w:rsid w:val="000802E2"/>
    <w:rsid w:val="00083169"/>
    <w:rsid w:val="000A58DF"/>
    <w:rsid w:val="000A75B4"/>
    <w:rsid w:val="000B4EA7"/>
    <w:rsid w:val="000B7C9C"/>
    <w:rsid w:val="000C43F2"/>
    <w:rsid w:val="000C6B3F"/>
    <w:rsid w:val="000D1635"/>
    <w:rsid w:val="000E0754"/>
    <w:rsid w:val="000E26E2"/>
    <w:rsid w:val="000F40DE"/>
    <w:rsid w:val="00102016"/>
    <w:rsid w:val="001020D5"/>
    <w:rsid w:val="001072AC"/>
    <w:rsid w:val="00117836"/>
    <w:rsid w:val="00126AAF"/>
    <w:rsid w:val="0013010D"/>
    <w:rsid w:val="001376D8"/>
    <w:rsid w:val="00144326"/>
    <w:rsid w:val="001513E1"/>
    <w:rsid w:val="0017099F"/>
    <w:rsid w:val="00183FE3"/>
    <w:rsid w:val="00184CDC"/>
    <w:rsid w:val="0019242A"/>
    <w:rsid w:val="001A4972"/>
    <w:rsid w:val="001A4BDC"/>
    <w:rsid w:val="001A555B"/>
    <w:rsid w:val="001A7856"/>
    <w:rsid w:val="001C5CF7"/>
    <w:rsid w:val="001D2058"/>
    <w:rsid w:val="001D26C8"/>
    <w:rsid w:val="001E1C67"/>
    <w:rsid w:val="001E2B0C"/>
    <w:rsid w:val="001F0173"/>
    <w:rsid w:val="001F5590"/>
    <w:rsid w:val="00202D21"/>
    <w:rsid w:val="0020474E"/>
    <w:rsid w:val="002221F6"/>
    <w:rsid w:val="002231D3"/>
    <w:rsid w:val="002241BE"/>
    <w:rsid w:val="00232833"/>
    <w:rsid w:val="0023578F"/>
    <w:rsid w:val="0023589D"/>
    <w:rsid w:val="00241FCE"/>
    <w:rsid w:val="00273EED"/>
    <w:rsid w:val="00292136"/>
    <w:rsid w:val="002B1BEC"/>
    <w:rsid w:val="002C0E1F"/>
    <w:rsid w:val="002C57AD"/>
    <w:rsid w:val="002D2840"/>
    <w:rsid w:val="002F0761"/>
    <w:rsid w:val="00316FAF"/>
    <w:rsid w:val="00320375"/>
    <w:rsid w:val="003356AB"/>
    <w:rsid w:val="0034736D"/>
    <w:rsid w:val="00354A88"/>
    <w:rsid w:val="00355F36"/>
    <w:rsid w:val="00386B7C"/>
    <w:rsid w:val="003909A3"/>
    <w:rsid w:val="003C659A"/>
    <w:rsid w:val="003D3309"/>
    <w:rsid w:val="003E4A46"/>
    <w:rsid w:val="003F0637"/>
    <w:rsid w:val="003F3960"/>
    <w:rsid w:val="004029AE"/>
    <w:rsid w:val="00407B5D"/>
    <w:rsid w:val="0042721F"/>
    <w:rsid w:val="00437F36"/>
    <w:rsid w:val="004568AC"/>
    <w:rsid w:val="00457C93"/>
    <w:rsid w:val="00467D33"/>
    <w:rsid w:val="00483CEA"/>
    <w:rsid w:val="00484567"/>
    <w:rsid w:val="004858E0"/>
    <w:rsid w:val="004869E1"/>
    <w:rsid w:val="00491A53"/>
    <w:rsid w:val="004A1FC5"/>
    <w:rsid w:val="004A242A"/>
    <w:rsid w:val="004A3D96"/>
    <w:rsid w:val="004D0AE2"/>
    <w:rsid w:val="004D7370"/>
    <w:rsid w:val="004E74E5"/>
    <w:rsid w:val="005062F7"/>
    <w:rsid w:val="0051363A"/>
    <w:rsid w:val="0053649E"/>
    <w:rsid w:val="00574755"/>
    <w:rsid w:val="00586F4F"/>
    <w:rsid w:val="00591836"/>
    <w:rsid w:val="00595ECC"/>
    <w:rsid w:val="0059603F"/>
    <w:rsid w:val="005B5023"/>
    <w:rsid w:val="005B5FC2"/>
    <w:rsid w:val="005C4A30"/>
    <w:rsid w:val="005D0188"/>
    <w:rsid w:val="005D6CE2"/>
    <w:rsid w:val="006147BF"/>
    <w:rsid w:val="0062775B"/>
    <w:rsid w:val="006335E6"/>
    <w:rsid w:val="00651E11"/>
    <w:rsid w:val="00672742"/>
    <w:rsid w:val="00673998"/>
    <w:rsid w:val="00681A78"/>
    <w:rsid w:val="006B0914"/>
    <w:rsid w:val="006C03F4"/>
    <w:rsid w:val="006D1775"/>
    <w:rsid w:val="006D3B25"/>
    <w:rsid w:val="006D57E0"/>
    <w:rsid w:val="00701273"/>
    <w:rsid w:val="00704802"/>
    <w:rsid w:val="00707F4D"/>
    <w:rsid w:val="0071128A"/>
    <w:rsid w:val="00726704"/>
    <w:rsid w:val="00734632"/>
    <w:rsid w:val="0076131F"/>
    <w:rsid w:val="00762A63"/>
    <w:rsid w:val="007728C5"/>
    <w:rsid w:val="00775209"/>
    <w:rsid w:val="00780EAE"/>
    <w:rsid w:val="007853DF"/>
    <w:rsid w:val="007920EC"/>
    <w:rsid w:val="007B24DD"/>
    <w:rsid w:val="007B2FE0"/>
    <w:rsid w:val="007B5B2D"/>
    <w:rsid w:val="007B7F83"/>
    <w:rsid w:val="007C5DEF"/>
    <w:rsid w:val="007D1231"/>
    <w:rsid w:val="007D3ABB"/>
    <w:rsid w:val="007E324B"/>
    <w:rsid w:val="007F2FA2"/>
    <w:rsid w:val="0080118F"/>
    <w:rsid w:val="00804152"/>
    <w:rsid w:val="00805F8B"/>
    <w:rsid w:val="00825906"/>
    <w:rsid w:val="00835FAE"/>
    <w:rsid w:val="00843B6B"/>
    <w:rsid w:val="00845B95"/>
    <w:rsid w:val="0085772E"/>
    <w:rsid w:val="00862194"/>
    <w:rsid w:val="00866416"/>
    <w:rsid w:val="008703DD"/>
    <w:rsid w:val="00891C8D"/>
    <w:rsid w:val="00895E67"/>
    <w:rsid w:val="008A01B9"/>
    <w:rsid w:val="008A62B7"/>
    <w:rsid w:val="008B7228"/>
    <w:rsid w:val="008B7586"/>
    <w:rsid w:val="008C45D0"/>
    <w:rsid w:val="008C5DDC"/>
    <w:rsid w:val="008D5909"/>
    <w:rsid w:val="008E0A00"/>
    <w:rsid w:val="008E1311"/>
    <w:rsid w:val="008E14CA"/>
    <w:rsid w:val="008E7545"/>
    <w:rsid w:val="00900716"/>
    <w:rsid w:val="00901CF4"/>
    <w:rsid w:val="009134E8"/>
    <w:rsid w:val="009162AB"/>
    <w:rsid w:val="00924F91"/>
    <w:rsid w:val="00933D3B"/>
    <w:rsid w:val="00936F51"/>
    <w:rsid w:val="00937FF2"/>
    <w:rsid w:val="00941382"/>
    <w:rsid w:val="00941C98"/>
    <w:rsid w:val="00945934"/>
    <w:rsid w:val="0098562D"/>
    <w:rsid w:val="009A1466"/>
    <w:rsid w:val="009A3D0C"/>
    <w:rsid w:val="009D2BEB"/>
    <w:rsid w:val="009F091A"/>
    <w:rsid w:val="009F7259"/>
    <w:rsid w:val="00A00B81"/>
    <w:rsid w:val="00A0105B"/>
    <w:rsid w:val="00A11B5D"/>
    <w:rsid w:val="00A172F8"/>
    <w:rsid w:val="00A32253"/>
    <w:rsid w:val="00A3601D"/>
    <w:rsid w:val="00A41610"/>
    <w:rsid w:val="00A5753F"/>
    <w:rsid w:val="00A61395"/>
    <w:rsid w:val="00A6493C"/>
    <w:rsid w:val="00AA5476"/>
    <w:rsid w:val="00AA7EF8"/>
    <w:rsid w:val="00AB3FB0"/>
    <w:rsid w:val="00AB6D7C"/>
    <w:rsid w:val="00AC031B"/>
    <w:rsid w:val="00AC1DC5"/>
    <w:rsid w:val="00AC246E"/>
    <w:rsid w:val="00AC5D05"/>
    <w:rsid w:val="00AD0F2D"/>
    <w:rsid w:val="00AF1485"/>
    <w:rsid w:val="00AF2EA0"/>
    <w:rsid w:val="00AF611B"/>
    <w:rsid w:val="00B023D9"/>
    <w:rsid w:val="00B0386D"/>
    <w:rsid w:val="00B1339A"/>
    <w:rsid w:val="00B20A6B"/>
    <w:rsid w:val="00B21199"/>
    <w:rsid w:val="00B21525"/>
    <w:rsid w:val="00B543D9"/>
    <w:rsid w:val="00B6183D"/>
    <w:rsid w:val="00B64E22"/>
    <w:rsid w:val="00B720D6"/>
    <w:rsid w:val="00B74E2D"/>
    <w:rsid w:val="00B85960"/>
    <w:rsid w:val="00BA0D41"/>
    <w:rsid w:val="00BA12E7"/>
    <w:rsid w:val="00BA33F7"/>
    <w:rsid w:val="00BA77D2"/>
    <w:rsid w:val="00BB07D3"/>
    <w:rsid w:val="00BB3CCB"/>
    <w:rsid w:val="00BB6B48"/>
    <w:rsid w:val="00BC15F5"/>
    <w:rsid w:val="00BC7516"/>
    <w:rsid w:val="00BE0EC9"/>
    <w:rsid w:val="00BE3729"/>
    <w:rsid w:val="00BF19AC"/>
    <w:rsid w:val="00BF58BC"/>
    <w:rsid w:val="00BF5B80"/>
    <w:rsid w:val="00BF6598"/>
    <w:rsid w:val="00C03AAC"/>
    <w:rsid w:val="00C1431F"/>
    <w:rsid w:val="00C241DC"/>
    <w:rsid w:val="00C2789F"/>
    <w:rsid w:val="00C3319F"/>
    <w:rsid w:val="00C34509"/>
    <w:rsid w:val="00C444A6"/>
    <w:rsid w:val="00C456BA"/>
    <w:rsid w:val="00C653D0"/>
    <w:rsid w:val="00C72196"/>
    <w:rsid w:val="00C860F7"/>
    <w:rsid w:val="00C876DF"/>
    <w:rsid w:val="00C91201"/>
    <w:rsid w:val="00CC20DA"/>
    <w:rsid w:val="00CC3EFD"/>
    <w:rsid w:val="00CD0C29"/>
    <w:rsid w:val="00CE4CAE"/>
    <w:rsid w:val="00CE5A47"/>
    <w:rsid w:val="00CF455E"/>
    <w:rsid w:val="00D0311E"/>
    <w:rsid w:val="00D06866"/>
    <w:rsid w:val="00D254F0"/>
    <w:rsid w:val="00D4230B"/>
    <w:rsid w:val="00D57E51"/>
    <w:rsid w:val="00D62543"/>
    <w:rsid w:val="00D64CB2"/>
    <w:rsid w:val="00D929D8"/>
    <w:rsid w:val="00DA5AC6"/>
    <w:rsid w:val="00DB4251"/>
    <w:rsid w:val="00DD1234"/>
    <w:rsid w:val="00DD5AF7"/>
    <w:rsid w:val="00DE27C6"/>
    <w:rsid w:val="00DE7664"/>
    <w:rsid w:val="00DF7B12"/>
    <w:rsid w:val="00E161F9"/>
    <w:rsid w:val="00E42BB2"/>
    <w:rsid w:val="00E565EE"/>
    <w:rsid w:val="00E657C2"/>
    <w:rsid w:val="00E75235"/>
    <w:rsid w:val="00E9145F"/>
    <w:rsid w:val="00E96EAC"/>
    <w:rsid w:val="00EB27F2"/>
    <w:rsid w:val="00EC2B2A"/>
    <w:rsid w:val="00EF0B54"/>
    <w:rsid w:val="00EF2A20"/>
    <w:rsid w:val="00EF61DC"/>
    <w:rsid w:val="00F04A8B"/>
    <w:rsid w:val="00F21AFD"/>
    <w:rsid w:val="00F324DF"/>
    <w:rsid w:val="00F51E53"/>
    <w:rsid w:val="00F576A2"/>
    <w:rsid w:val="00F6381D"/>
    <w:rsid w:val="00F7609D"/>
    <w:rsid w:val="00F83B1A"/>
    <w:rsid w:val="00F868FB"/>
    <w:rsid w:val="00F90825"/>
    <w:rsid w:val="00FA2DB7"/>
    <w:rsid w:val="00FB0263"/>
    <w:rsid w:val="00FB2B4F"/>
    <w:rsid w:val="00FC529B"/>
    <w:rsid w:val="00FD3A67"/>
    <w:rsid w:val="00FD3ADC"/>
    <w:rsid w:val="00FE5FCB"/>
    <w:rsid w:val="00FF3472"/>
    <w:rsid w:val="00FF6CE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C3152"/>
  <w15:chartTrackingRefBased/>
  <w15:docId w15:val="{69805D92-504E-4A4D-B7A7-2D43C7ACD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Calibr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09A3"/>
    <w:rPr>
      <w:rFonts w:eastAsiaTheme="minorHAnsi"/>
      <w:lang w:val="en-US"/>
    </w:rPr>
  </w:style>
  <w:style w:type="paragraph" w:styleId="Titre1">
    <w:name w:val="heading 1"/>
    <w:basedOn w:val="Normal"/>
    <w:next w:val="Normal"/>
    <w:link w:val="Titre1Car"/>
    <w:uiPriority w:val="9"/>
    <w:qFormat/>
    <w:rsid w:val="009D2BEB"/>
    <w:pPr>
      <w:keepNext/>
      <w:keepLines/>
      <w:numPr>
        <w:numId w:val="8"/>
      </w:numPr>
      <w:spacing w:before="480" w:after="240"/>
      <w:outlineLvl w:val="0"/>
    </w:pPr>
    <w:rPr>
      <w:rFonts w:ascii="Tahoma" w:eastAsiaTheme="majorEastAsia" w:hAnsi="Tahoma" w:cstheme="majorBidi"/>
      <w:b/>
      <w:sz w:val="28"/>
      <w:szCs w:val="32"/>
      <w:u w:val="single"/>
    </w:rPr>
  </w:style>
  <w:style w:type="paragraph" w:styleId="Titre2">
    <w:name w:val="heading 2"/>
    <w:aliases w:val="Titre_1"/>
    <w:basedOn w:val="Normal"/>
    <w:next w:val="Normal"/>
    <w:link w:val="Titre2Car"/>
    <w:uiPriority w:val="9"/>
    <w:unhideWhenUsed/>
    <w:qFormat/>
    <w:rsid w:val="00DB4251"/>
    <w:pPr>
      <w:keepNext/>
      <w:keepLines/>
      <w:numPr>
        <w:ilvl w:val="1"/>
        <w:numId w:val="8"/>
      </w:numPr>
      <w:spacing w:before="40" w:after="0"/>
      <w:outlineLvl w:val="1"/>
    </w:pPr>
    <w:rPr>
      <w:rFonts w:eastAsiaTheme="majorEastAsia" w:cstheme="majorBidi"/>
      <w:sz w:val="26"/>
      <w:szCs w:val="26"/>
    </w:rPr>
  </w:style>
  <w:style w:type="paragraph" w:styleId="Titre3">
    <w:name w:val="heading 3"/>
    <w:basedOn w:val="Normal"/>
    <w:next w:val="Normal"/>
    <w:link w:val="Titre3Car"/>
    <w:uiPriority w:val="9"/>
    <w:semiHidden/>
    <w:unhideWhenUsed/>
    <w:qFormat/>
    <w:rsid w:val="00586F4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04A8B"/>
    <w:rPr>
      <w:rFonts w:ascii="Tahoma" w:eastAsiaTheme="majorEastAsia" w:hAnsi="Tahoma" w:cstheme="majorBidi"/>
      <w:b/>
      <w:sz w:val="28"/>
      <w:szCs w:val="32"/>
      <w:u w:val="single"/>
      <w:lang w:val="en-US"/>
    </w:rPr>
  </w:style>
  <w:style w:type="character" w:customStyle="1" w:styleId="Titre2Car">
    <w:name w:val="Titre 2 Car"/>
    <w:aliases w:val="Titre_1 Car"/>
    <w:basedOn w:val="Policepardfaut"/>
    <w:link w:val="Titre2"/>
    <w:uiPriority w:val="9"/>
    <w:rsid w:val="00681A78"/>
    <w:rPr>
      <w:rFonts w:ascii="Tahoma" w:eastAsiaTheme="majorEastAsia" w:hAnsi="Tahoma" w:cstheme="majorBidi"/>
      <w:sz w:val="26"/>
      <w:szCs w:val="26"/>
    </w:rPr>
  </w:style>
  <w:style w:type="paragraph" w:styleId="Titre">
    <w:name w:val="Title"/>
    <w:basedOn w:val="Normal"/>
    <w:next w:val="Normal"/>
    <w:link w:val="TitreCar"/>
    <w:uiPriority w:val="10"/>
    <w:qFormat/>
    <w:rsid w:val="00B21525"/>
    <w:pPr>
      <w:spacing w:after="240" w:line="240" w:lineRule="auto"/>
      <w:contextualSpacing/>
    </w:pPr>
    <w:rPr>
      <w:rFonts w:ascii="Tahoma" w:eastAsiaTheme="majorEastAsia" w:hAnsi="Tahoma" w:cstheme="majorBidi"/>
      <w:b/>
      <w:caps/>
      <w:spacing w:val="-10"/>
      <w:kern w:val="28"/>
      <w:sz w:val="32"/>
      <w:szCs w:val="56"/>
      <w:u w:val="single"/>
    </w:rPr>
  </w:style>
  <w:style w:type="character" w:customStyle="1" w:styleId="TitreCar">
    <w:name w:val="Titre Car"/>
    <w:basedOn w:val="Policepardfaut"/>
    <w:link w:val="Titre"/>
    <w:uiPriority w:val="10"/>
    <w:rsid w:val="00B21525"/>
    <w:rPr>
      <w:rFonts w:ascii="Tahoma" w:eastAsiaTheme="majorEastAsia" w:hAnsi="Tahoma" w:cstheme="majorBidi"/>
      <w:b/>
      <w:caps/>
      <w:spacing w:val="-10"/>
      <w:kern w:val="28"/>
      <w:sz w:val="32"/>
      <w:szCs w:val="56"/>
      <w:u w:val="single"/>
      <w:lang w:val="en-US"/>
    </w:rPr>
  </w:style>
  <w:style w:type="paragraph" w:customStyle="1" w:styleId="MonTitre3">
    <w:name w:val="Mon Titre 3"/>
    <w:basedOn w:val="Titre2"/>
    <w:link w:val="MonTitre3Car"/>
    <w:autoRedefine/>
    <w:qFormat/>
    <w:rsid w:val="00D254F0"/>
    <w:pPr>
      <w:numPr>
        <w:numId w:val="22"/>
      </w:numPr>
      <w:spacing w:before="160" w:after="120"/>
    </w:pPr>
    <w:rPr>
      <w:rFonts w:ascii="Tahoma" w:eastAsia="Times New Roman" w:hAnsi="Tahoma" w:cs="Tahoma"/>
      <w:b/>
      <w:sz w:val="24"/>
      <w:szCs w:val="24"/>
      <w:lang w:val="fr-FR"/>
    </w:rPr>
  </w:style>
  <w:style w:type="character" w:customStyle="1" w:styleId="MonTitre3Car">
    <w:name w:val="Mon Titre 3 Car"/>
    <w:basedOn w:val="Titre2Car"/>
    <w:link w:val="MonTitre3"/>
    <w:rsid w:val="00D254F0"/>
    <w:rPr>
      <w:rFonts w:ascii="Tahoma" w:eastAsia="Times New Roman" w:hAnsi="Tahoma" w:cs="Tahoma"/>
      <w:b/>
      <w:sz w:val="24"/>
      <w:szCs w:val="24"/>
    </w:rPr>
  </w:style>
  <w:style w:type="paragraph" w:styleId="Paragraphedeliste">
    <w:name w:val="List Paragraph"/>
    <w:basedOn w:val="Normal"/>
    <w:uiPriority w:val="34"/>
    <w:qFormat/>
    <w:rsid w:val="005C4A30"/>
    <w:pPr>
      <w:ind w:left="720"/>
      <w:contextualSpacing/>
    </w:pPr>
    <w:rPr>
      <w:lang w:val="fr-FR"/>
    </w:rPr>
  </w:style>
  <w:style w:type="table" w:styleId="Grilledutableau">
    <w:name w:val="Table Grid"/>
    <w:basedOn w:val="TableauNormal"/>
    <w:uiPriority w:val="39"/>
    <w:rsid w:val="005C4A30"/>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C4A30"/>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eastAsia="fr-FR"/>
    </w:rPr>
  </w:style>
  <w:style w:type="paragraph" w:styleId="Lgende">
    <w:name w:val="caption"/>
    <w:basedOn w:val="Normal"/>
    <w:next w:val="Normal"/>
    <w:uiPriority w:val="35"/>
    <w:unhideWhenUsed/>
    <w:qFormat/>
    <w:rsid w:val="00762A63"/>
    <w:pPr>
      <w:spacing w:after="200" w:line="240" w:lineRule="auto"/>
    </w:pPr>
    <w:rPr>
      <w:i/>
      <w:iCs/>
      <w:color w:val="44546A" w:themeColor="text2"/>
      <w:sz w:val="18"/>
      <w:szCs w:val="18"/>
    </w:rPr>
  </w:style>
  <w:style w:type="character" w:styleId="Marquedecommentaire">
    <w:name w:val="annotation reference"/>
    <w:basedOn w:val="Policepardfaut"/>
    <w:uiPriority w:val="99"/>
    <w:semiHidden/>
    <w:unhideWhenUsed/>
    <w:rsid w:val="008E1311"/>
    <w:rPr>
      <w:sz w:val="16"/>
      <w:szCs w:val="16"/>
    </w:rPr>
  </w:style>
  <w:style w:type="paragraph" w:styleId="Commentaire">
    <w:name w:val="annotation text"/>
    <w:basedOn w:val="Normal"/>
    <w:link w:val="CommentaireCar"/>
    <w:uiPriority w:val="99"/>
    <w:semiHidden/>
    <w:unhideWhenUsed/>
    <w:rsid w:val="008E1311"/>
    <w:pPr>
      <w:spacing w:line="240" w:lineRule="auto"/>
    </w:pPr>
    <w:rPr>
      <w:sz w:val="20"/>
      <w:szCs w:val="20"/>
    </w:rPr>
  </w:style>
  <w:style w:type="character" w:customStyle="1" w:styleId="CommentaireCar">
    <w:name w:val="Commentaire Car"/>
    <w:basedOn w:val="Policepardfaut"/>
    <w:link w:val="Commentaire"/>
    <w:uiPriority w:val="99"/>
    <w:semiHidden/>
    <w:rsid w:val="008E1311"/>
    <w:rPr>
      <w:rFonts w:eastAsiaTheme="minorHAnsi"/>
      <w:sz w:val="20"/>
      <w:szCs w:val="20"/>
      <w:lang w:val="en-US"/>
    </w:rPr>
  </w:style>
  <w:style w:type="paragraph" w:styleId="Objetducommentaire">
    <w:name w:val="annotation subject"/>
    <w:basedOn w:val="Commentaire"/>
    <w:next w:val="Commentaire"/>
    <w:link w:val="ObjetducommentaireCar"/>
    <w:uiPriority w:val="99"/>
    <w:semiHidden/>
    <w:unhideWhenUsed/>
    <w:rsid w:val="008E1311"/>
    <w:rPr>
      <w:b/>
      <w:bCs/>
    </w:rPr>
  </w:style>
  <w:style w:type="character" w:customStyle="1" w:styleId="ObjetducommentaireCar">
    <w:name w:val="Objet du commentaire Car"/>
    <w:basedOn w:val="CommentaireCar"/>
    <w:link w:val="Objetducommentaire"/>
    <w:uiPriority w:val="99"/>
    <w:semiHidden/>
    <w:rsid w:val="008E1311"/>
    <w:rPr>
      <w:rFonts w:eastAsiaTheme="minorHAnsi"/>
      <w:b/>
      <w:bCs/>
      <w:sz w:val="20"/>
      <w:szCs w:val="20"/>
      <w:lang w:val="en-US"/>
    </w:rPr>
  </w:style>
  <w:style w:type="paragraph" w:styleId="Textedebulles">
    <w:name w:val="Balloon Text"/>
    <w:basedOn w:val="Normal"/>
    <w:link w:val="TextedebullesCar"/>
    <w:uiPriority w:val="99"/>
    <w:semiHidden/>
    <w:unhideWhenUsed/>
    <w:rsid w:val="000E0754"/>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0E0754"/>
    <w:rPr>
      <w:rFonts w:ascii="Segoe UI" w:eastAsiaTheme="minorHAnsi" w:hAnsi="Segoe UI" w:cs="Segoe UI"/>
      <w:sz w:val="18"/>
      <w:szCs w:val="18"/>
      <w:lang w:val="en-US"/>
    </w:rPr>
  </w:style>
  <w:style w:type="paragraph" w:customStyle="1" w:styleId="Montitre4">
    <w:name w:val="Mon titre 4"/>
    <w:basedOn w:val="MonTitre3"/>
    <w:link w:val="Montitre4Car"/>
    <w:qFormat/>
    <w:rsid w:val="005062F7"/>
    <w:pPr>
      <w:numPr>
        <w:ilvl w:val="0"/>
        <w:numId w:val="0"/>
      </w:numPr>
    </w:pPr>
  </w:style>
  <w:style w:type="paragraph" w:styleId="TM1">
    <w:name w:val="toc 1"/>
    <w:basedOn w:val="Normal"/>
    <w:next w:val="Normal"/>
    <w:autoRedefine/>
    <w:uiPriority w:val="39"/>
    <w:unhideWhenUsed/>
    <w:rsid w:val="009134E8"/>
    <w:pPr>
      <w:spacing w:before="120" w:after="0"/>
    </w:pPr>
    <w:rPr>
      <w:rFonts w:cstheme="minorHAnsi"/>
      <w:b/>
      <w:bCs/>
      <w:i/>
      <w:iCs/>
      <w:sz w:val="24"/>
      <w:szCs w:val="24"/>
    </w:rPr>
  </w:style>
  <w:style w:type="character" w:customStyle="1" w:styleId="Montitre4Car">
    <w:name w:val="Mon titre 4 Car"/>
    <w:basedOn w:val="MonTitre3Car"/>
    <w:link w:val="Montitre4"/>
    <w:rsid w:val="005062F7"/>
    <w:rPr>
      <w:rFonts w:ascii="Tahoma" w:eastAsia="Times New Roman" w:hAnsi="Tahoma" w:cs="Tahoma"/>
      <w:b/>
      <w:sz w:val="26"/>
      <w:szCs w:val="26"/>
      <w:lang w:val="en-US"/>
    </w:rPr>
  </w:style>
  <w:style w:type="paragraph" w:styleId="TM2">
    <w:name w:val="toc 2"/>
    <w:basedOn w:val="Normal"/>
    <w:next w:val="Normal"/>
    <w:autoRedefine/>
    <w:uiPriority w:val="39"/>
    <w:unhideWhenUsed/>
    <w:rsid w:val="009134E8"/>
    <w:pPr>
      <w:spacing w:before="120" w:after="0"/>
      <w:ind w:left="220"/>
    </w:pPr>
    <w:rPr>
      <w:rFonts w:cstheme="minorHAnsi"/>
      <w:b/>
      <w:bCs/>
    </w:rPr>
  </w:style>
  <w:style w:type="character" w:styleId="Lienhypertexte">
    <w:name w:val="Hyperlink"/>
    <w:basedOn w:val="Policepardfaut"/>
    <w:uiPriority w:val="99"/>
    <w:unhideWhenUsed/>
    <w:rsid w:val="009134E8"/>
    <w:rPr>
      <w:color w:val="0563C1" w:themeColor="hyperlink"/>
      <w:u w:val="single"/>
    </w:rPr>
  </w:style>
  <w:style w:type="paragraph" w:styleId="TM3">
    <w:name w:val="toc 3"/>
    <w:basedOn w:val="Normal"/>
    <w:next w:val="Normal"/>
    <w:autoRedefine/>
    <w:uiPriority w:val="39"/>
    <w:unhideWhenUsed/>
    <w:rsid w:val="009134E8"/>
    <w:pPr>
      <w:spacing w:after="0"/>
      <w:ind w:left="440"/>
    </w:pPr>
    <w:rPr>
      <w:rFonts w:cstheme="minorHAnsi"/>
      <w:sz w:val="20"/>
      <w:szCs w:val="20"/>
    </w:rPr>
  </w:style>
  <w:style w:type="paragraph" w:styleId="TM4">
    <w:name w:val="toc 4"/>
    <w:basedOn w:val="Normal"/>
    <w:next w:val="Normal"/>
    <w:autoRedefine/>
    <w:uiPriority w:val="39"/>
    <w:unhideWhenUsed/>
    <w:rsid w:val="009134E8"/>
    <w:pPr>
      <w:spacing w:after="0"/>
      <w:ind w:left="660"/>
    </w:pPr>
    <w:rPr>
      <w:rFonts w:cstheme="minorHAnsi"/>
      <w:sz w:val="20"/>
      <w:szCs w:val="20"/>
    </w:rPr>
  </w:style>
  <w:style w:type="paragraph" w:styleId="TM5">
    <w:name w:val="toc 5"/>
    <w:basedOn w:val="Normal"/>
    <w:next w:val="Normal"/>
    <w:autoRedefine/>
    <w:uiPriority w:val="39"/>
    <w:unhideWhenUsed/>
    <w:rsid w:val="009134E8"/>
    <w:pPr>
      <w:spacing w:after="0"/>
      <w:ind w:left="880"/>
    </w:pPr>
    <w:rPr>
      <w:rFonts w:cstheme="minorHAnsi"/>
      <w:sz w:val="20"/>
      <w:szCs w:val="20"/>
    </w:rPr>
  </w:style>
  <w:style w:type="paragraph" w:styleId="TM6">
    <w:name w:val="toc 6"/>
    <w:basedOn w:val="Normal"/>
    <w:next w:val="Normal"/>
    <w:autoRedefine/>
    <w:uiPriority w:val="39"/>
    <w:unhideWhenUsed/>
    <w:rsid w:val="009134E8"/>
    <w:pPr>
      <w:spacing w:after="0"/>
      <w:ind w:left="1100"/>
    </w:pPr>
    <w:rPr>
      <w:rFonts w:cstheme="minorHAnsi"/>
      <w:sz w:val="20"/>
      <w:szCs w:val="20"/>
    </w:rPr>
  </w:style>
  <w:style w:type="paragraph" w:styleId="TM7">
    <w:name w:val="toc 7"/>
    <w:basedOn w:val="Normal"/>
    <w:next w:val="Normal"/>
    <w:autoRedefine/>
    <w:uiPriority w:val="39"/>
    <w:unhideWhenUsed/>
    <w:rsid w:val="009134E8"/>
    <w:pPr>
      <w:spacing w:after="0"/>
      <w:ind w:left="1320"/>
    </w:pPr>
    <w:rPr>
      <w:rFonts w:cstheme="minorHAnsi"/>
      <w:sz w:val="20"/>
      <w:szCs w:val="20"/>
    </w:rPr>
  </w:style>
  <w:style w:type="paragraph" w:styleId="TM8">
    <w:name w:val="toc 8"/>
    <w:basedOn w:val="Normal"/>
    <w:next w:val="Normal"/>
    <w:autoRedefine/>
    <w:uiPriority w:val="39"/>
    <w:unhideWhenUsed/>
    <w:rsid w:val="009134E8"/>
    <w:pPr>
      <w:spacing w:after="0"/>
      <w:ind w:left="1540"/>
    </w:pPr>
    <w:rPr>
      <w:rFonts w:cstheme="minorHAnsi"/>
      <w:sz w:val="20"/>
      <w:szCs w:val="20"/>
    </w:rPr>
  </w:style>
  <w:style w:type="paragraph" w:styleId="TM9">
    <w:name w:val="toc 9"/>
    <w:basedOn w:val="Normal"/>
    <w:next w:val="Normal"/>
    <w:autoRedefine/>
    <w:uiPriority w:val="39"/>
    <w:unhideWhenUsed/>
    <w:rsid w:val="009134E8"/>
    <w:pPr>
      <w:spacing w:after="0"/>
      <w:ind w:left="1760"/>
    </w:pPr>
    <w:rPr>
      <w:rFonts w:cstheme="minorHAnsi"/>
      <w:sz w:val="20"/>
      <w:szCs w:val="20"/>
    </w:rPr>
  </w:style>
  <w:style w:type="paragraph" w:customStyle="1" w:styleId="Montitre6">
    <w:name w:val="Mon titre 6"/>
    <w:basedOn w:val="Montitre4"/>
    <w:link w:val="Montitre6Car"/>
    <w:qFormat/>
    <w:rsid w:val="005062F7"/>
    <w:pPr>
      <w:numPr>
        <w:numId w:val="25"/>
      </w:numPr>
      <w:ind w:left="1068"/>
    </w:pPr>
  </w:style>
  <w:style w:type="paragraph" w:customStyle="1" w:styleId="Montitre2">
    <w:name w:val="Mon titre 2"/>
    <w:basedOn w:val="MonTitre3"/>
    <w:link w:val="Montitre2Car"/>
    <w:qFormat/>
    <w:rsid w:val="005062F7"/>
    <w:pPr>
      <w:numPr>
        <w:numId w:val="26"/>
      </w:numPr>
    </w:pPr>
    <w:rPr>
      <w:b w:val="0"/>
    </w:rPr>
  </w:style>
  <w:style w:type="character" w:customStyle="1" w:styleId="Montitre6Car">
    <w:name w:val="Mon titre 6 Car"/>
    <w:basedOn w:val="Montitre4Car"/>
    <w:link w:val="Montitre6"/>
    <w:rsid w:val="005062F7"/>
    <w:rPr>
      <w:rFonts w:ascii="Tahoma" w:eastAsia="Times New Roman" w:hAnsi="Tahoma" w:cs="Tahoma"/>
      <w:b/>
      <w:sz w:val="26"/>
      <w:szCs w:val="26"/>
      <w:lang w:val="en-US"/>
    </w:rPr>
  </w:style>
  <w:style w:type="paragraph" w:customStyle="1" w:styleId="MonTitre1">
    <w:name w:val="Mon Titre 1"/>
    <w:basedOn w:val="MonTitre3"/>
    <w:link w:val="MonTitre1Car"/>
    <w:qFormat/>
    <w:rsid w:val="005062F7"/>
    <w:pPr>
      <w:numPr>
        <w:numId w:val="27"/>
      </w:numPr>
    </w:pPr>
    <w:rPr>
      <w:b w:val="0"/>
    </w:rPr>
  </w:style>
  <w:style w:type="character" w:customStyle="1" w:styleId="Montitre2Car">
    <w:name w:val="Mon titre 2 Car"/>
    <w:basedOn w:val="MonTitre3Car"/>
    <w:link w:val="Montitre2"/>
    <w:rsid w:val="005062F7"/>
    <w:rPr>
      <w:rFonts w:ascii="Tahoma" w:eastAsia="Times New Roman" w:hAnsi="Tahoma" w:cs="Tahoma"/>
      <w:b w:val="0"/>
      <w:sz w:val="26"/>
      <w:szCs w:val="26"/>
      <w:lang w:val="en-US"/>
    </w:rPr>
  </w:style>
  <w:style w:type="paragraph" w:customStyle="1" w:styleId="MonTitre5">
    <w:name w:val="Mon Titre 5"/>
    <w:basedOn w:val="MonTitre3"/>
    <w:link w:val="MonTitre5Car"/>
    <w:qFormat/>
    <w:rsid w:val="00586F4F"/>
    <w:pPr>
      <w:numPr>
        <w:numId w:val="28"/>
      </w:numPr>
    </w:pPr>
  </w:style>
  <w:style w:type="character" w:customStyle="1" w:styleId="MonTitre1Car">
    <w:name w:val="Mon Titre 1 Car"/>
    <w:basedOn w:val="MonTitre3Car"/>
    <w:link w:val="MonTitre1"/>
    <w:rsid w:val="005062F7"/>
    <w:rPr>
      <w:rFonts w:ascii="Tahoma" w:eastAsia="Times New Roman" w:hAnsi="Tahoma" w:cs="Tahoma"/>
      <w:b w:val="0"/>
      <w:sz w:val="26"/>
      <w:szCs w:val="26"/>
      <w:lang w:val="en-US"/>
    </w:rPr>
  </w:style>
  <w:style w:type="character" w:customStyle="1" w:styleId="Titre3Car">
    <w:name w:val="Titre 3 Car"/>
    <w:basedOn w:val="Policepardfaut"/>
    <w:link w:val="Titre3"/>
    <w:uiPriority w:val="9"/>
    <w:semiHidden/>
    <w:rsid w:val="00586F4F"/>
    <w:rPr>
      <w:rFonts w:asciiTheme="majorHAnsi" w:eastAsiaTheme="majorEastAsia" w:hAnsiTheme="majorHAnsi" w:cstheme="majorBidi"/>
      <w:color w:val="1F4D78" w:themeColor="accent1" w:themeShade="7F"/>
      <w:sz w:val="24"/>
      <w:szCs w:val="24"/>
      <w:lang w:val="en-US"/>
    </w:rPr>
  </w:style>
  <w:style w:type="character" w:customStyle="1" w:styleId="MonTitre5Car">
    <w:name w:val="Mon Titre 5 Car"/>
    <w:basedOn w:val="MonTitre3Car"/>
    <w:link w:val="MonTitre5"/>
    <w:rsid w:val="00586F4F"/>
    <w:rPr>
      <w:rFonts w:ascii="Tahoma" w:eastAsia="Times New Roman" w:hAnsi="Tahoma" w:cs="Tahoma"/>
      <w:b/>
      <w:sz w:val="26"/>
      <w:szCs w:val="26"/>
      <w:lang w:val="en-US"/>
    </w:rPr>
  </w:style>
  <w:style w:type="paragraph" w:styleId="En-tte">
    <w:name w:val="header"/>
    <w:basedOn w:val="Normal"/>
    <w:link w:val="En-tteCar"/>
    <w:uiPriority w:val="99"/>
    <w:unhideWhenUsed/>
    <w:rsid w:val="00704802"/>
    <w:pPr>
      <w:tabs>
        <w:tab w:val="center" w:pos="4536"/>
        <w:tab w:val="right" w:pos="9072"/>
      </w:tabs>
      <w:spacing w:after="0" w:line="240" w:lineRule="auto"/>
    </w:pPr>
  </w:style>
  <w:style w:type="character" w:customStyle="1" w:styleId="En-tteCar">
    <w:name w:val="En-tête Car"/>
    <w:basedOn w:val="Policepardfaut"/>
    <w:link w:val="En-tte"/>
    <w:uiPriority w:val="99"/>
    <w:rsid w:val="00704802"/>
    <w:rPr>
      <w:rFonts w:eastAsiaTheme="minorHAnsi"/>
      <w:lang w:val="en-US"/>
    </w:rPr>
  </w:style>
  <w:style w:type="paragraph" w:styleId="Pieddepage">
    <w:name w:val="footer"/>
    <w:basedOn w:val="Normal"/>
    <w:link w:val="PieddepageCar"/>
    <w:uiPriority w:val="99"/>
    <w:unhideWhenUsed/>
    <w:rsid w:val="0070480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04802"/>
    <w:rPr>
      <w:rFonts w:eastAsiaTheme="minorHAnsi"/>
      <w:lang w:val="en-US"/>
    </w:rPr>
  </w:style>
  <w:style w:type="character" w:styleId="Textedelespacerserv">
    <w:name w:val="Placeholder Text"/>
    <w:basedOn w:val="Policepardfaut"/>
    <w:uiPriority w:val="99"/>
    <w:semiHidden/>
    <w:rsid w:val="004D7370"/>
    <w:rPr>
      <w:color w:val="808080"/>
    </w:rPr>
  </w:style>
  <w:style w:type="paragraph" w:styleId="Rvision">
    <w:name w:val="Revision"/>
    <w:hidden/>
    <w:uiPriority w:val="99"/>
    <w:semiHidden/>
    <w:rsid w:val="009F7259"/>
    <w:pPr>
      <w:spacing w:after="0" w:line="240" w:lineRule="auto"/>
    </w:pPr>
    <w:rPr>
      <w:rFonts w:eastAsiaTheme="minorHAnsi"/>
      <w:lang w:val="en-US"/>
    </w:rPr>
  </w:style>
  <w:style w:type="paragraph" w:styleId="Corpsdetexte">
    <w:name w:val="Body Text"/>
    <w:basedOn w:val="Normal"/>
    <w:link w:val="CorpsdetexteCar"/>
    <w:uiPriority w:val="1"/>
    <w:qFormat/>
    <w:rsid w:val="00FE5FCB"/>
    <w:pPr>
      <w:widowControl w:val="0"/>
      <w:autoSpaceDE w:val="0"/>
      <w:autoSpaceDN w:val="0"/>
      <w:spacing w:after="0" w:line="240" w:lineRule="auto"/>
    </w:pPr>
    <w:rPr>
      <w:rFonts w:ascii="Arial Narrow" w:eastAsia="Arial Narrow" w:hAnsi="Arial Narrow" w:cs="Arial Narrow"/>
      <w:b/>
      <w:bCs/>
      <w:sz w:val="18"/>
      <w:szCs w:val="18"/>
      <w:lang w:val="fr-FR"/>
    </w:rPr>
  </w:style>
  <w:style w:type="character" w:customStyle="1" w:styleId="CorpsdetexteCar">
    <w:name w:val="Corps de texte Car"/>
    <w:basedOn w:val="Policepardfaut"/>
    <w:link w:val="Corpsdetexte"/>
    <w:uiPriority w:val="1"/>
    <w:rsid w:val="00FE5FCB"/>
    <w:rPr>
      <w:rFonts w:ascii="Arial Narrow" w:eastAsia="Arial Narrow" w:hAnsi="Arial Narrow" w:cs="Arial Narrow"/>
      <w:b/>
      <w:bCs/>
      <w:sz w:val="18"/>
      <w:szCs w:val="18"/>
    </w:rPr>
  </w:style>
  <w:style w:type="paragraph" w:customStyle="1" w:styleId="TableParagraph">
    <w:name w:val="Table Paragraph"/>
    <w:basedOn w:val="Normal"/>
    <w:uiPriority w:val="1"/>
    <w:qFormat/>
    <w:rsid w:val="00FE5FCB"/>
    <w:pPr>
      <w:widowControl w:val="0"/>
      <w:autoSpaceDE w:val="0"/>
      <w:autoSpaceDN w:val="0"/>
      <w:spacing w:after="0" w:line="240" w:lineRule="auto"/>
    </w:pPr>
    <w:rPr>
      <w:rFonts w:ascii="Arial Narrow" w:eastAsia="Arial Narrow" w:hAnsi="Arial Narrow" w:cs="Arial Narrow"/>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0799118">
      <w:bodyDiv w:val="1"/>
      <w:marLeft w:val="0"/>
      <w:marRight w:val="0"/>
      <w:marTop w:val="0"/>
      <w:marBottom w:val="0"/>
      <w:divBdr>
        <w:top w:val="none" w:sz="0" w:space="0" w:color="auto"/>
        <w:left w:val="none" w:sz="0" w:space="0" w:color="auto"/>
        <w:bottom w:val="none" w:sz="0" w:space="0" w:color="auto"/>
        <w:right w:val="none" w:sz="0" w:space="0" w:color="auto"/>
      </w:divBdr>
    </w:div>
    <w:div w:id="981695681">
      <w:bodyDiv w:val="1"/>
      <w:marLeft w:val="0"/>
      <w:marRight w:val="0"/>
      <w:marTop w:val="0"/>
      <w:marBottom w:val="0"/>
      <w:divBdr>
        <w:top w:val="none" w:sz="0" w:space="0" w:color="auto"/>
        <w:left w:val="none" w:sz="0" w:space="0" w:color="auto"/>
        <w:bottom w:val="none" w:sz="0" w:space="0" w:color="auto"/>
        <w:right w:val="none" w:sz="0" w:space="0" w:color="auto"/>
      </w:divBdr>
    </w:div>
    <w:div w:id="2065911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6/09/relationships/commentsIds" Target="commentsId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0FA0A1-8989-471B-89B4-5CF2070BED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1899</Words>
  <Characters>10828</Characters>
  <Application>Microsoft Office Word</Application>
  <DocSecurity>0</DocSecurity>
  <Lines>90</Lines>
  <Paragraphs>25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12702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Cheickh GUEYE</dc:creator>
  <cp:keywords/>
  <dc:description/>
  <cp:lastModifiedBy>Ousseynou MBAYE</cp:lastModifiedBy>
  <cp:revision>2</cp:revision>
  <cp:lastPrinted>2024-11-06T10:07:00Z</cp:lastPrinted>
  <dcterms:created xsi:type="dcterms:W3CDTF">2025-04-09T00:42:00Z</dcterms:created>
  <dcterms:modified xsi:type="dcterms:W3CDTF">2025-04-09T00:42:00Z</dcterms:modified>
</cp:coreProperties>
</file>